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412F3" w14:textId="77777777" w:rsidR="006A1DB2" w:rsidRPr="00C927C1" w:rsidRDefault="00751B78" w:rsidP="00C927C1">
      <w:pPr>
        <w:pStyle w:val="Head"/>
        <w:spacing w:before="0" w:after="0" w:line="259" w:lineRule="auto"/>
        <w:jc w:val="left"/>
        <w:rPr>
          <w:rFonts w:ascii="Gill Sans MT" w:hAnsi="Gill Sans MT"/>
          <w:b w:val="0"/>
          <w:bCs w:val="0"/>
          <w:smallCaps/>
          <w:sz w:val="18"/>
          <w:szCs w:val="18"/>
          <w:lang w:val="en-GB"/>
        </w:rPr>
      </w:pPr>
      <w:r>
        <w:rPr>
          <w:rFonts w:ascii="Gill Sans MT" w:hAnsi="Gill Sans MT"/>
          <w:b w:val="0"/>
          <w:bCs w:val="0"/>
          <w:smallCaps/>
          <w:sz w:val="18"/>
          <w:szCs w:val="18"/>
          <w:lang w:val="en-GB"/>
        </w:rPr>
        <w:t>Original Article</w:t>
      </w:r>
    </w:p>
    <w:p w14:paraId="7717DF7F" w14:textId="45438179" w:rsidR="00EB6D47" w:rsidRPr="00C927C1" w:rsidRDefault="00380397" w:rsidP="00C927C1">
      <w:pPr>
        <w:pStyle w:val="Head"/>
        <w:spacing w:before="0" w:after="0" w:line="259" w:lineRule="auto"/>
        <w:jc w:val="left"/>
        <w:rPr>
          <w:rFonts w:ascii="Gill Sans MT" w:hAnsi="Gill Sans MT"/>
          <w:b w:val="0"/>
          <w:bCs w:val="0"/>
          <w:sz w:val="44"/>
          <w:szCs w:val="44"/>
          <w:lang w:val="en-GB"/>
        </w:rPr>
      </w:pPr>
      <w:r>
        <w:rPr>
          <w:rFonts w:ascii="Gill Sans MT" w:hAnsi="Gill Sans MT"/>
          <w:b w:val="0"/>
          <w:bCs w:val="0"/>
          <w:sz w:val="44"/>
          <w:szCs w:val="44"/>
          <w:lang w:val="en-GB"/>
        </w:rPr>
        <w:t>Dysregulated</w:t>
      </w:r>
      <w:r w:rsidR="00790C8E" w:rsidRPr="00790C8E">
        <w:rPr>
          <w:rFonts w:ascii="Gill Sans MT" w:hAnsi="Gill Sans MT"/>
          <w:b w:val="0"/>
          <w:bCs w:val="0"/>
          <w:sz w:val="44"/>
          <w:szCs w:val="44"/>
          <w:lang w:val="en-GB"/>
        </w:rPr>
        <w:t xml:space="preserve"> lipid metabolism </w:t>
      </w:r>
      <w:r>
        <w:rPr>
          <w:rFonts w:ascii="Gill Sans MT" w:hAnsi="Gill Sans MT"/>
          <w:b w:val="0"/>
          <w:bCs w:val="0"/>
          <w:sz w:val="44"/>
          <w:szCs w:val="44"/>
          <w:lang w:val="en-GB"/>
        </w:rPr>
        <w:t xml:space="preserve">persists </w:t>
      </w:r>
      <w:r w:rsidR="00790C8E" w:rsidRPr="00790C8E">
        <w:rPr>
          <w:rFonts w:ascii="Gill Sans MT" w:hAnsi="Gill Sans MT"/>
          <w:b w:val="0"/>
          <w:bCs w:val="0"/>
          <w:sz w:val="44"/>
          <w:szCs w:val="44"/>
          <w:lang w:val="en-GB"/>
        </w:rPr>
        <w:t xml:space="preserve">after </w:t>
      </w:r>
      <w:r>
        <w:rPr>
          <w:rFonts w:ascii="Gill Sans MT" w:hAnsi="Gill Sans MT"/>
          <w:b w:val="0"/>
          <w:bCs w:val="0"/>
          <w:sz w:val="44"/>
          <w:szCs w:val="44"/>
          <w:lang w:val="en-GB"/>
        </w:rPr>
        <w:t xml:space="preserve">weaning in </w:t>
      </w:r>
      <w:r w:rsidR="00251708">
        <w:rPr>
          <w:rFonts w:ascii="Gill Sans MT" w:hAnsi="Gill Sans MT"/>
          <w:b w:val="0"/>
          <w:bCs w:val="0"/>
          <w:sz w:val="44"/>
          <w:szCs w:val="44"/>
          <w:lang w:val="en-GB"/>
        </w:rPr>
        <w:t xml:space="preserve">mouse </w:t>
      </w:r>
      <w:r>
        <w:rPr>
          <w:rFonts w:ascii="Gill Sans MT" w:hAnsi="Gill Sans MT"/>
          <w:b w:val="0"/>
          <w:bCs w:val="0"/>
          <w:sz w:val="44"/>
          <w:szCs w:val="44"/>
          <w:lang w:val="en-GB"/>
        </w:rPr>
        <w:t xml:space="preserve">model of gestational diabetes </w:t>
      </w:r>
    </w:p>
    <w:p w14:paraId="69E60891" w14:textId="77777777" w:rsidR="001C697F" w:rsidRPr="00C927C1" w:rsidRDefault="001C697F" w:rsidP="00C927C1">
      <w:pPr>
        <w:pStyle w:val="Teaser"/>
        <w:spacing w:before="0" w:line="259" w:lineRule="auto"/>
        <w:rPr>
          <w:rFonts w:ascii="Gentium Basic" w:hAnsi="Gentium Basic"/>
          <w:lang w:val="en-GB"/>
        </w:rPr>
      </w:pPr>
    </w:p>
    <w:p w14:paraId="38E37F37" w14:textId="16C92946" w:rsidR="00236554" w:rsidRPr="00044EC6" w:rsidRDefault="00236554" w:rsidP="00236554">
      <w:pPr>
        <w:pStyle w:val="Teaser"/>
        <w:spacing w:before="0" w:line="259" w:lineRule="auto"/>
        <w:rPr>
          <w:rFonts w:ascii="Gentium Basic" w:hAnsi="Gentium Basic"/>
          <w:lang w:val="en-GB"/>
        </w:rPr>
      </w:pPr>
      <w:r w:rsidRPr="00C927C1">
        <w:rPr>
          <w:rFonts w:ascii="Gentium Basic" w:hAnsi="Gentium Basic"/>
          <w:lang w:val="en-GB"/>
        </w:rPr>
        <w:t>Samuel Furse</w:t>
      </w:r>
      <w:r w:rsidRPr="00C927C1">
        <w:rPr>
          <w:rFonts w:ascii="Gentium Basic" w:hAnsi="Gentium Basic"/>
          <w:vertAlign w:val="superscript"/>
          <w:lang w:val="en-GB"/>
        </w:rPr>
        <w:t>1,2</w:t>
      </w:r>
      <w:r w:rsidR="0035574A" w:rsidRPr="0035574A">
        <w:rPr>
          <w:rFonts w:ascii="Gentium Basic" w:hAnsi="Gentium Basic"/>
          <w:vertAlign w:val="superscript"/>
          <w:lang w:val="en-GB"/>
        </w:rPr>
        <w:t>,</w:t>
      </w:r>
      <w:r w:rsidR="0035574A">
        <w:rPr>
          <w:rFonts w:ascii="Gentium Basic" w:hAnsi="Gentium Basic"/>
          <w:vertAlign w:val="superscript"/>
          <w:lang w:val="en-GB"/>
        </w:rPr>
        <w:t>3,</w:t>
      </w:r>
      <w:r w:rsidR="0035574A" w:rsidRPr="0035574A">
        <w:rPr>
          <w:rFonts w:ascii="Gentium Basic" w:hAnsi="Gentium Basic"/>
          <w:vertAlign w:val="superscript"/>
          <w:lang w:val="en-GB"/>
        </w:rPr>
        <w:t>§</w:t>
      </w:r>
      <w:r w:rsidRPr="00C927C1">
        <w:rPr>
          <w:rFonts w:ascii="Gentium Basic" w:hAnsi="Gentium Basic"/>
          <w:vertAlign w:val="superscript"/>
          <w:lang w:val="en-GB"/>
        </w:rPr>
        <w:t>,</w:t>
      </w:r>
      <w:r w:rsidRPr="00C927C1">
        <w:rPr>
          <w:rFonts w:ascii="Gentium Basic" w:hAnsi="Gentium Basic"/>
          <w:lang w:val="en-GB"/>
        </w:rPr>
        <w:t xml:space="preserve">*, </w:t>
      </w:r>
      <w:r w:rsidR="009D333A">
        <w:rPr>
          <w:rFonts w:ascii="Gentium Basic" w:hAnsi="Gentium Basic"/>
          <w:lang w:val="en-GB"/>
        </w:rPr>
        <w:t xml:space="preserve">Denise </w:t>
      </w:r>
      <w:r w:rsidR="004D2AB3">
        <w:rPr>
          <w:rFonts w:ascii="Gentium Basic" w:hAnsi="Gentium Basic"/>
          <w:lang w:val="en-GB"/>
        </w:rPr>
        <w:t xml:space="preserve">S. </w:t>
      </w:r>
      <w:r w:rsidR="009D333A">
        <w:rPr>
          <w:rFonts w:ascii="Gentium Basic" w:hAnsi="Gentium Basic"/>
          <w:lang w:val="en-GB"/>
        </w:rPr>
        <w:t>Fernandez-Twinn</w:t>
      </w:r>
      <w:r w:rsidR="009D333A">
        <w:rPr>
          <w:rFonts w:ascii="Gentium Basic" w:hAnsi="Gentium Basic"/>
          <w:vertAlign w:val="superscript"/>
          <w:lang w:val="en-GB"/>
        </w:rPr>
        <w:t>2,</w:t>
      </w:r>
      <w:r w:rsidR="0035574A" w:rsidRPr="0035574A">
        <w:rPr>
          <w:rFonts w:ascii="Gentium Basic" w:hAnsi="Gentium Basic"/>
          <w:vertAlign w:val="superscript"/>
          <w:lang w:val="en-GB"/>
        </w:rPr>
        <w:t>§</w:t>
      </w:r>
      <w:r w:rsidRPr="00C927C1">
        <w:rPr>
          <w:rFonts w:ascii="Gentium Basic" w:hAnsi="Gentium Basic"/>
          <w:lang w:val="en-GB"/>
        </w:rPr>
        <w:t xml:space="preserve">, </w:t>
      </w:r>
      <w:r w:rsidR="0035574A">
        <w:rPr>
          <w:rFonts w:ascii="Gentium Basic" w:hAnsi="Gentium Basic"/>
          <w:lang w:val="en-GB"/>
        </w:rPr>
        <w:t xml:space="preserve">Jessica </w:t>
      </w:r>
      <w:r w:rsidR="004D2AB3">
        <w:rPr>
          <w:rFonts w:ascii="Gentium Basic" w:hAnsi="Gentium Basic"/>
          <w:lang w:val="en-GB"/>
        </w:rPr>
        <w:t xml:space="preserve">H. </w:t>
      </w:r>
      <w:r w:rsidR="0035574A">
        <w:rPr>
          <w:rFonts w:ascii="Gentium Basic" w:hAnsi="Gentium Basic"/>
          <w:lang w:val="en-GB"/>
        </w:rPr>
        <w:t>Beeson</w:t>
      </w:r>
      <w:r w:rsidR="0035574A">
        <w:rPr>
          <w:rFonts w:ascii="Gentium Basic" w:hAnsi="Gentium Basic"/>
          <w:vertAlign w:val="superscript"/>
          <w:lang w:val="en-GB"/>
        </w:rPr>
        <w:t>2</w:t>
      </w:r>
      <w:r w:rsidRPr="00C927C1">
        <w:rPr>
          <w:rFonts w:ascii="Gentium Basic" w:hAnsi="Gentium Basic"/>
          <w:lang w:val="en-GB"/>
        </w:rPr>
        <w:t>, Davide Chiarugi</w:t>
      </w:r>
      <w:r w:rsidR="0035574A">
        <w:rPr>
          <w:rFonts w:ascii="Gentium Basic" w:hAnsi="Gentium Basic"/>
          <w:vertAlign w:val="superscript"/>
          <w:lang w:val="en-GB"/>
        </w:rPr>
        <w:t>4</w:t>
      </w:r>
      <w:r w:rsidRPr="00C927C1">
        <w:rPr>
          <w:rFonts w:ascii="Gentium Basic" w:hAnsi="Gentium Basic"/>
          <w:lang w:val="en-GB"/>
        </w:rPr>
        <w:t xml:space="preserve">, </w:t>
      </w:r>
      <w:r w:rsidR="0035574A">
        <w:rPr>
          <w:rFonts w:ascii="Gentium Basic" w:hAnsi="Gentium Basic"/>
          <w:lang w:val="en-GB"/>
        </w:rPr>
        <w:t>Susan E. Ozanne</w:t>
      </w:r>
      <w:r w:rsidR="0035574A">
        <w:rPr>
          <w:rFonts w:ascii="Gentium Basic" w:hAnsi="Gentium Basic"/>
          <w:vertAlign w:val="superscript"/>
          <w:lang w:val="en-GB"/>
        </w:rPr>
        <w:t>2</w:t>
      </w:r>
      <w:r w:rsidR="0035574A">
        <w:rPr>
          <w:rFonts w:ascii="Gentium Basic" w:hAnsi="Gentium Basic"/>
          <w:lang w:val="en-GB"/>
        </w:rPr>
        <w:t xml:space="preserve">, </w:t>
      </w:r>
      <w:r w:rsidRPr="00C927C1">
        <w:rPr>
          <w:rFonts w:ascii="Gentium Basic" w:hAnsi="Gentium Basic"/>
          <w:lang w:val="en-GB"/>
        </w:rPr>
        <w:t>Albert Koulman</w:t>
      </w:r>
      <w:r w:rsidRPr="00C927C1">
        <w:rPr>
          <w:rFonts w:ascii="Gentium Basic" w:hAnsi="Gentium Basic"/>
          <w:vertAlign w:val="superscript"/>
          <w:lang w:val="en-GB"/>
        </w:rPr>
        <w:t>1,2,</w:t>
      </w:r>
      <w:r w:rsidR="0035574A" w:rsidRPr="0035574A">
        <w:rPr>
          <w:rFonts w:ascii="Gentium Basic" w:hAnsi="Gentium Basic"/>
          <w:lang w:val="en-GB"/>
        </w:rPr>
        <w:t>**</w:t>
      </w:r>
    </w:p>
    <w:p w14:paraId="0A9420F9" w14:textId="77777777" w:rsidR="00236554" w:rsidRPr="00477A2B" w:rsidRDefault="00236554" w:rsidP="00236554">
      <w:pPr>
        <w:pStyle w:val="BCAuthorAddress"/>
        <w:spacing w:after="0" w:line="259" w:lineRule="auto"/>
        <w:contextualSpacing/>
        <w:rPr>
          <w:rFonts w:ascii="Gentium Basic" w:hAnsi="Gentium Basic"/>
          <w:i/>
          <w:sz w:val="18"/>
          <w:szCs w:val="18"/>
          <w:vertAlign w:val="superscript"/>
        </w:rPr>
      </w:pPr>
    </w:p>
    <w:p w14:paraId="6FC1A893" w14:textId="77777777" w:rsidR="00236554" w:rsidRPr="00477A2B" w:rsidRDefault="00236554" w:rsidP="00236554">
      <w:pPr>
        <w:pStyle w:val="BCAuthorAddress"/>
        <w:spacing w:after="0" w:line="259" w:lineRule="auto"/>
        <w:contextualSpacing/>
        <w:rPr>
          <w:rFonts w:ascii="Gentium Basic" w:hAnsi="Gentium Basic"/>
          <w:i/>
          <w:sz w:val="18"/>
          <w:szCs w:val="18"/>
        </w:rPr>
      </w:pPr>
      <w:r w:rsidRPr="00477A2B">
        <w:rPr>
          <w:rFonts w:ascii="Gentium Basic" w:hAnsi="Gentium Basic"/>
          <w:i/>
          <w:sz w:val="18"/>
          <w:szCs w:val="18"/>
          <w:vertAlign w:val="superscript"/>
        </w:rPr>
        <w:t>1</w:t>
      </w:r>
      <w:r w:rsidRPr="00477A2B">
        <w:rPr>
          <w:rFonts w:ascii="Gentium Basic" w:hAnsi="Gentium Basic"/>
          <w:i/>
          <w:sz w:val="18"/>
          <w:szCs w:val="18"/>
        </w:rPr>
        <w:t xml:space="preserve"> Core Metabolomics and Lipidomics Laboratory, Wellcome Trust-MRL Institute of Metabolic Science, University of Cambridge, Addenbrooke’s Treatment Centre, Keith Day Road Cambridge, CB2 0QQ, United Kingdom.</w:t>
      </w:r>
    </w:p>
    <w:p w14:paraId="736D117A" w14:textId="77777777" w:rsidR="00236554" w:rsidRPr="00477A2B" w:rsidRDefault="00236554" w:rsidP="00236554">
      <w:pPr>
        <w:pStyle w:val="BCAuthorAddress"/>
        <w:spacing w:after="0" w:line="259" w:lineRule="auto"/>
        <w:contextualSpacing/>
        <w:rPr>
          <w:rFonts w:ascii="Gentium Basic" w:hAnsi="Gentium Basic"/>
          <w:i/>
          <w:sz w:val="18"/>
          <w:szCs w:val="18"/>
        </w:rPr>
      </w:pPr>
      <w:r w:rsidRPr="00477A2B">
        <w:rPr>
          <w:rFonts w:ascii="Gentium Basic" w:hAnsi="Gentium Basic"/>
          <w:i/>
          <w:sz w:val="18"/>
          <w:szCs w:val="18"/>
          <w:vertAlign w:val="superscript"/>
        </w:rPr>
        <w:t>2</w:t>
      </w:r>
      <w:r w:rsidRPr="00477A2B">
        <w:rPr>
          <w:rFonts w:ascii="Gentium Basic" w:hAnsi="Gentium Basic"/>
          <w:i/>
          <w:sz w:val="18"/>
          <w:szCs w:val="18"/>
        </w:rPr>
        <w:t xml:space="preserve"> Metabolic Disease Unit, Wellcome Trust-MRL Institute of Metabolic Science, University of Cambridge, Addenbrooke’s Treatment Centre, Keith Day Road Cambridge, CB2 0QQ, United Kingdom.</w:t>
      </w:r>
    </w:p>
    <w:p w14:paraId="3A445BBF" w14:textId="146A58F0" w:rsidR="00236554" w:rsidRPr="00477A2B" w:rsidRDefault="00236554" w:rsidP="00477A2B">
      <w:pPr>
        <w:contextualSpacing/>
        <w:rPr>
          <w:rFonts w:ascii="Gentium Basic" w:hAnsi="Gentium Basic" w:cs="Gentium Plus"/>
          <w:i/>
          <w:iCs/>
          <w:sz w:val="18"/>
          <w:szCs w:val="18"/>
        </w:rPr>
      </w:pPr>
      <w:r w:rsidRPr="00477A2B">
        <w:rPr>
          <w:rFonts w:ascii="Gentium Basic" w:hAnsi="Gentium Basic"/>
          <w:i/>
          <w:sz w:val="18"/>
          <w:szCs w:val="18"/>
          <w:vertAlign w:val="superscript"/>
        </w:rPr>
        <w:t>3</w:t>
      </w:r>
      <w:r w:rsidRPr="00477A2B">
        <w:rPr>
          <w:rFonts w:ascii="Gentium Basic" w:hAnsi="Gentium Basic"/>
          <w:i/>
          <w:sz w:val="18"/>
          <w:szCs w:val="18"/>
        </w:rPr>
        <w:t xml:space="preserve"> </w:t>
      </w:r>
      <w:r w:rsidR="00477A2B" w:rsidRPr="00477A2B">
        <w:rPr>
          <w:rFonts w:ascii="Gentium Basic" w:hAnsi="Gentium Basic"/>
          <w:i/>
          <w:iCs/>
          <w:sz w:val="18"/>
          <w:szCs w:val="18"/>
        </w:rPr>
        <w:t>Biological chemistry group, Jodrell laboratory, Royal Botanic Gardens Kew</w:t>
      </w:r>
      <w:r w:rsidRPr="00477A2B">
        <w:rPr>
          <w:rFonts w:ascii="Gentium Basic" w:hAnsi="Gentium Basic"/>
          <w:i/>
          <w:sz w:val="18"/>
          <w:szCs w:val="18"/>
        </w:rPr>
        <w:t>, United Kingdom.</w:t>
      </w:r>
    </w:p>
    <w:p w14:paraId="6B8093EA" w14:textId="7F194ADE" w:rsidR="00236554" w:rsidRPr="0035574A" w:rsidRDefault="006523AC" w:rsidP="0035574A">
      <w:pPr>
        <w:pStyle w:val="BCAuthorAddress"/>
        <w:spacing w:after="0" w:line="259" w:lineRule="auto"/>
        <w:contextualSpacing/>
        <w:rPr>
          <w:rFonts w:ascii="Gentium Basic" w:hAnsi="Gentium Basic"/>
          <w:i/>
          <w:sz w:val="18"/>
          <w:szCs w:val="18"/>
        </w:rPr>
      </w:pPr>
      <w:r w:rsidRPr="00477A2B">
        <w:rPr>
          <w:rFonts w:ascii="Gentium Basic" w:hAnsi="Gentium Basic"/>
          <w:i/>
          <w:sz w:val="18"/>
          <w:szCs w:val="18"/>
          <w:vertAlign w:val="superscript"/>
        </w:rPr>
        <w:t>4</w:t>
      </w:r>
      <w:r w:rsidR="00236554" w:rsidRPr="00477A2B">
        <w:rPr>
          <w:rFonts w:ascii="Gentium Basic" w:hAnsi="Gentium Basic"/>
          <w:i/>
          <w:sz w:val="18"/>
          <w:szCs w:val="18"/>
        </w:rPr>
        <w:t xml:space="preserve"> </w:t>
      </w:r>
      <w:r w:rsidR="0035574A" w:rsidRPr="00477A2B">
        <w:rPr>
          <w:rFonts w:ascii="Gentium Basic" w:hAnsi="Gentium Basic"/>
          <w:i/>
          <w:sz w:val="18"/>
          <w:szCs w:val="18"/>
        </w:rPr>
        <w:t>Bioinformatics and Biostatistics Core, Wellcome Trust-MRL Institute of Meta</w:t>
      </w:r>
      <w:r w:rsidR="0035574A" w:rsidRPr="00C927C1">
        <w:rPr>
          <w:rFonts w:ascii="Gentium Basic" w:hAnsi="Gentium Basic"/>
          <w:i/>
          <w:sz w:val="18"/>
          <w:szCs w:val="18"/>
        </w:rPr>
        <w:t>bolic Science, University of Cambridge, Addenbrooke’s Treatment Centre, Keith Day Road Cambridge, CB2 0QQ, United Kingdom.</w:t>
      </w:r>
      <w:r w:rsidR="00236554" w:rsidRPr="00C927C1">
        <w:rPr>
          <w:rFonts w:ascii="Gentium Basic" w:hAnsi="Gentium Basic"/>
          <w:i/>
          <w:color w:val="000000"/>
          <w:sz w:val="18"/>
          <w:szCs w:val="18"/>
        </w:rPr>
        <w:t xml:space="preserve">  </w:t>
      </w:r>
    </w:p>
    <w:p w14:paraId="5C71D41B" w14:textId="77777777" w:rsidR="001C697F" w:rsidRPr="00C927C1" w:rsidRDefault="001C697F" w:rsidP="00C927C1">
      <w:pPr>
        <w:autoSpaceDE w:val="0"/>
        <w:autoSpaceDN w:val="0"/>
        <w:adjustRightInd w:val="0"/>
        <w:spacing w:line="259" w:lineRule="auto"/>
        <w:rPr>
          <w:rFonts w:ascii="Gentium Basic" w:hAnsi="Gentium Basic"/>
          <w:i/>
          <w:sz w:val="18"/>
          <w:szCs w:val="18"/>
          <w:vertAlign w:val="superscript"/>
        </w:rPr>
      </w:pPr>
    </w:p>
    <w:p w14:paraId="15E2ED66" w14:textId="77777777" w:rsidR="001C697F" w:rsidRPr="003B2408" w:rsidRDefault="001C697F" w:rsidP="00C927C1">
      <w:pPr>
        <w:pStyle w:val="Calistbodytext"/>
        <w:spacing w:line="259" w:lineRule="auto"/>
        <w:rPr>
          <w:rFonts w:ascii="Gentium Basic" w:hAnsi="Gentium Basic" w:cs="Times New Roman"/>
          <w:i/>
          <w:sz w:val="18"/>
          <w:szCs w:val="18"/>
          <w:shd w:val="clear" w:color="auto" w:fill="FFFFFF"/>
        </w:rPr>
      </w:pPr>
      <w:r w:rsidRPr="003B2408">
        <w:rPr>
          <w:rFonts w:ascii="Gentium Basic" w:hAnsi="Gentium Basic" w:cs="Times New Roman"/>
          <w:i/>
          <w:sz w:val="18"/>
          <w:szCs w:val="18"/>
        </w:rPr>
        <w:t xml:space="preserve">*Correspondence to </w:t>
      </w:r>
      <w:hyperlink r:id="rId11" w:history="1">
        <w:r w:rsidRPr="003B2408">
          <w:rPr>
            <w:rStyle w:val="Hyperlink"/>
            <w:rFonts w:ascii="Gentium Basic" w:hAnsi="Gentium Basic" w:cs="Times New Roman"/>
            <w:i/>
            <w:sz w:val="18"/>
            <w:szCs w:val="18"/>
            <w:shd w:val="clear" w:color="auto" w:fill="FFFFFF"/>
          </w:rPr>
          <w:t>sf615@cam.ac.uk</w:t>
        </w:r>
      </w:hyperlink>
      <w:r w:rsidRPr="003B2408">
        <w:rPr>
          <w:rFonts w:ascii="Gentium Basic" w:hAnsi="Gentium Basic" w:cs="Times New Roman"/>
          <w:i/>
          <w:sz w:val="18"/>
          <w:szCs w:val="18"/>
          <w:shd w:val="clear" w:color="auto" w:fill="FFFFFF"/>
        </w:rPr>
        <w:t xml:space="preserve"> or </w:t>
      </w:r>
      <w:hyperlink r:id="rId12" w:history="1">
        <w:r w:rsidRPr="003B2408">
          <w:rPr>
            <w:rStyle w:val="Hyperlink"/>
            <w:rFonts w:ascii="Gentium Basic" w:hAnsi="Gentium Basic" w:cs="Times New Roman"/>
            <w:i/>
            <w:sz w:val="18"/>
            <w:szCs w:val="18"/>
            <w:shd w:val="clear" w:color="auto" w:fill="FFFFFF"/>
          </w:rPr>
          <w:t>samuel@samuelfurse.com</w:t>
        </w:r>
      </w:hyperlink>
      <w:r w:rsidRPr="003B2408">
        <w:rPr>
          <w:rFonts w:ascii="Gentium Basic" w:hAnsi="Gentium Basic" w:cs="Times New Roman"/>
          <w:i/>
          <w:sz w:val="18"/>
          <w:szCs w:val="18"/>
          <w:shd w:val="clear" w:color="auto" w:fill="FFFFFF"/>
        </w:rPr>
        <w:t xml:space="preserve">. Tel. +44 (0) 1223 76 9067.   </w:t>
      </w:r>
    </w:p>
    <w:p w14:paraId="3DBA1083" w14:textId="6482954F" w:rsidR="001C697F" w:rsidRPr="003B2408" w:rsidRDefault="003B2408" w:rsidP="00C927C1">
      <w:pPr>
        <w:pStyle w:val="Calistbodytext"/>
        <w:spacing w:line="259" w:lineRule="auto"/>
        <w:rPr>
          <w:rFonts w:ascii="Gentium Basic" w:hAnsi="Gentium Basic" w:cs="Times New Roman"/>
          <w:i/>
          <w:sz w:val="18"/>
          <w:szCs w:val="18"/>
        </w:rPr>
      </w:pPr>
      <w:r w:rsidRPr="003B2408">
        <w:rPr>
          <w:rFonts w:ascii="Gentium Basic" w:hAnsi="Gentium Basic"/>
          <w:i/>
          <w:sz w:val="18"/>
          <w:szCs w:val="18"/>
        </w:rPr>
        <w:t>**</w:t>
      </w:r>
      <w:r w:rsidR="001C697F" w:rsidRPr="003B2408">
        <w:rPr>
          <w:rFonts w:ascii="Gentium Basic" w:hAnsi="Gentium Basic" w:cs="Times New Roman"/>
          <w:i/>
          <w:sz w:val="18"/>
          <w:szCs w:val="18"/>
        </w:rPr>
        <w:t xml:space="preserve">Correspondence to </w:t>
      </w:r>
      <w:hyperlink r:id="rId13" w:history="1">
        <w:r w:rsidR="001C697F" w:rsidRPr="003B2408">
          <w:rPr>
            <w:rStyle w:val="Hyperlink"/>
            <w:rFonts w:ascii="Gentium Basic" w:hAnsi="Gentium Basic" w:cs="Times New Roman"/>
            <w:i/>
            <w:sz w:val="18"/>
            <w:szCs w:val="18"/>
          </w:rPr>
          <w:t>ak675@medschl.cam.ac.uk</w:t>
        </w:r>
      </w:hyperlink>
      <w:r w:rsidR="001C697F" w:rsidRPr="003B2408">
        <w:rPr>
          <w:rFonts w:ascii="Gentium Basic" w:hAnsi="Gentium Basic" w:cs="Times New Roman"/>
          <w:i/>
          <w:sz w:val="18"/>
          <w:szCs w:val="18"/>
        </w:rPr>
        <w:t>.  Tel. +44 (0) 1223 76 3202.</w:t>
      </w:r>
    </w:p>
    <w:p w14:paraId="26183CBF" w14:textId="77777777" w:rsidR="001C697F" w:rsidRPr="00C927C1" w:rsidRDefault="001C697F" w:rsidP="00C927C1">
      <w:pPr>
        <w:pStyle w:val="Calistbodytext"/>
        <w:spacing w:line="259" w:lineRule="auto"/>
        <w:rPr>
          <w:rFonts w:ascii="Gentium Basic" w:hAnsi="Gentium Basic" w:cs="Times New Roman"/>
          <w:iCs/>
          <w:sz w:val="18"/>
          <w:szCs w:val="18"/>
        </w:rPr>
      </w:pPr>
      <w:bookmarkStart w:id="0" w:name="_Hlk51622906"/>
    </w:p>
    <w:p w14:paraId="0ADF25FC" w14:textId="77777777" w:rsidR="001C697F" w:rsidRPr="00C927C1" w:rsidRDefault="001C697F" w:rsidP="00C927C1">
      <w:pPr>
        <w:pStyle w:val="Calistbodytext"/>
        <w:spacing w:line="259" w:lineRule="auto"/>
        <w:rPr>
          <w:rFonts w:ascii="Gentium Basic" w:hAnsi="Gentium Basic" w:cs="Times New Roman"/>
          <w:iCs/>
          <w:sz w:val="18"/>
          <w:szCs w:val="18"/>
        </w:rPr>
      </w:pPr>
      <w:r w:rsidRPr="00C927C1">
        <w:rPr>
          <w:rFonts w:ascii="Gentium Basic" w:hAnsi="Gentium Basic" w:cs="Times New Roman"/>
          <w:iCs/>
          <w:sz w:val="18"/>
          <w:szCs w:val="18"/>
        </w:rPr>
        <w:t>ORCiD</w:t>
      </w:r>
    </w:p>
    <w:p w14:paraId="2DC0E9AC" w14:textId="1C970F19" w:rsidR="001C697F" w:rsidRPr="00C927C1" w:rsidRDefault="001C697F" w:rsidP="0074113F">
      <w:pPr>
        <w:spacing w:line="259" w:lineRule="auto"/>
        <w:contextualSpacing/>
        <w:rPr>
          <w:rFonts w:ascii="Gentium Basic" w:hAnsi="Gentium Basic"/>
          <w:iCs/>
          <w:sz w:val="18"/>
          <w:szCs w:val="18"/>
        </w:rPr>
      </w:pPr>
      <w:r w:rsidRPr="00C927C1">
        <w:rPr>
          <w:rFonts w:ascii="Gentium Basic" w:hAnsi="Gentium Basic"/>
          <w:iCs/>
          <w:color w:val="000000" w:themeColor="text1"/>
          <w:sz w:val="18"/>
          <w:szCs w:val="18"/>
          <w:shd w:val="clear" w:color="auto" w:fill="FFFFFF"/>
        </w:rPr>
        <w:t>0000-0003-</w:t>
      </w:r>
      <w:r w:rsidRPr="00974C35">
        <w:rPr>
          <w:rFonts w:ascii="Gentium Basic" w:hAnsi="Gentium Basic"/>
          <w:iCs/>
          <w:color w:val="000000" w:themeColor="text1"/>
          <w:sz w:val="18"/>
          <w:szCs w:val="18"/>
          <w:shd w:val="clear" w:color="auto" w:fill="FFFFFF"/>
        </w:rPr>
        <w:t xml:space="preserve">4267-2051 (SF); </w:t>
      </w:r>
      <w:r w:rsidR="0035574A">
        <w:rPr>
          <w:rFonts w:ascii="Gentium Basic" w:hAnsi="Gentium Basic" w:cs="Arial"/>
          <w:color w:val="000000" w:themeColor="text1"/>
          <w:sz w:val="18"/>
          <w:szCs w:val="18"/>
          <w:shd w:val="clear" w:color="auto" w:fill="FFFFFF"/>
        </w:rPr>
        <w:t xml:space="preserve">    </w:t>
      </w:r>
      <w:r w:rsidR="00974C35">
        <w:rPr>
          <w:rFonts w:ascii="Gentium Basic" w:hAnsi="Gentium Basic"/>
          <w:iCs/>
          <w:sz w:val="18"/>
          <w:szCs w:val="18"/>
        </w:rPr>
        <w:t xml:space="preserve">; </w:t>
      </w:r>
      <w:r w:rsidR="0074113F" w:rsidRPr="00974C35">
        <w:rPr>
          <w:rFonts w:ascii="Gentium Basic" w:hAnsi="Gentium Basic" w:cs="Arial"/>
          <w:color w:val="000000" w:themeColor="text1"/>
          <w:sz w:val="18"/>
          <w:szCs w:val="18"/>
          <w:shd w:val="clear" w:color="auto" w:fill="FFFFFF"/>
        </w:rPr>
        <w:t>0000-0003-2752-3189</w:t>
      </w:r>
      <w:r w:rsidR="0074113F" w:rsidRPr="00974C35">
        <w:rPr>
          <w:rFonts w:ascii="Gentium Basic" w:hAnsi="Gentium Basic"/>
          <w:iCs/>
          <w:color w:val="000000" w:themeColor="text1"/>
          <w:sz w:val="18"/>
          <w:szCs w:val="18"/>
          <w:shd w:val="clear" w:color="auto" w:fill="FFFFFF"/>
        </w:rPr>
        <w:t xml:space="preserve"> (DC); </w:t>
      </w:r>
      <w:r w:rsidRPr="00C927C1">
        <w:rPr>
          <w:rFonts w:ascii="Gentium Basic" w:hAnsi="Gentium Basic"/>
          <w:iCs/>
          <w:sz w:val="18"/>
          <w:szCs w:val="18"/>
        </w:rPr>
        <w:t xml:space="preserve">0000-0001-9998-051X (AK).  </w:t>
      </w:r>
    </w:p>
    <w:bookmarkEnd w:id="0"/>
    <w:p w14:paraId="5CD13D01" w14:textId="77777777" w:rsidR="00A16C38" w:rsidRDefault="00A16C38" w:rsidP="00C927C1">
      <w:pPr>
        <w:pStyle w:val="AbstractSummary"/>
        <w:shd w:val="clear" w:color="auto" w:fill="FFFFFF"/>
        <w:spacing w:before="0" w:line="259" w:lineRule="auto"/>
        <w:rPr>
          <w:rFonts w:ascii="Gentium Basic" w:hAnsi="Gentium Basic"/>
          <w:lang w:val="en-GB"/>
        </w:rPr>
      </w:pPr>
    </w:p>
    <w:p w14:paraId="621E412D" w14:textId="77777777" w:rsidR="007D60E4" w:rsidRDefault="007D60E4" w:rsidP="00C927C1">
      <w:pPr>
        <w:pStyle w:val="AbstractSummary"/>
        <w:shd w:val="clear" w:color="auto" w:fill="FFFFFF"/>
        <w:spacing w:before="0" w:line="259" w:lineRule="auto"/>
        <w:rPr>
          <w:rFonts w:ascii="Gentium Basic" w:hAnsi="Gentium Basic"/>
          <w:lang w:val="en-GB"/>
        </w:rPr>
      </w:pPr>
    </w:p>
    <w:p w14:paraId="4715143B" w14:textId="7C04E3A6" w:rsidR="007E1FBC" w:rsidRPr="0035574A" w:rsidRDefault="004A10BE" w:rsidP="0035574A">
      <w:pPr>
        <w:pStyle w:val="AbstractSummary"/>
        <w:spacing w:before="0" w:line="360" w:lineRule="auto"/>
        <w:rPr>
          <w:rFonts w:ascii="Gentium Basic" w:hAnsi="Gentium Basic"/>
          <w:sz w:val="28"/>
          <w:szCs w:val="28"/>
          <w:lang w:val="en-GB"/>
        </w:rPr>
      </w:pPr>
      <w:r w:rsidRPr="00906CBC">
        <w:rPr>
          <w:rFonts w:ascii="Gentium Basic" w:hAnsi="Gentium Basic"/>
          <w:b/>
          <w:sz w:val="28"/>
          <w:szCs w:val="28"/>
          <w:lang w:val="en-GB"/>
        </w:rPr>
        <w:t>Abstract</w:t>
      </w:r>
    </w:p>
    <w:p w14:paraId="0EB5EC36" w14:textId="2323BE46" w:rsidR="00CF07FC" w:rsidRPr="00C927C1" w:rsidRDefault="00DC0F8E" w:rsidP="00A80950">
      <w:pPr>
        <w:pStyle w:val="AbstractSummary"/>
        <w:spacing w:before="0" w:line="360" w:lineRule="auto"/>
        <w:rPr>
          <w:rFonts w:ascii="Gentium Basic" w:hAnsi="Gentium Basic"/>
          <w:lang w:val="en-GB"/>
        </w:rPr>
      </w:pPr>
      <w:r>
        <w:rPr>
          <w:rFonts w:ascii="Gentium Basic" w:hAnsi="Gentium Basic"/>
          <w:lang w:val="en-GB"/>
        </w:rPr>
        <w:t xml:space="preserve">Gestational diabetes is associated with an increased risk of cardio-vascular disease and type II diabetes mellitus </w:t>
      </w:r>
      <w:r w:rsidR="00A51C4E">
        <w:rPr>
          <w:rFonts w:ascii="Gentium Basic" w:hAnsi="Gentium Basic"/>
          <w:lang w:val="en-GB"/>
        </w:rPr>
        <w:t xml:space="preserve">for the mother </w:t>
      </w:r>
      <w:r>
        <w:rPr>
          <w:rFonts w:ascii="Gentium Basic" w:hAnsi="Gentium Basic"/>
          <w:lang w:val="en-GB"/>
        </w:rPr>
        <w:t xml:space="preserve">in the decade after delivery.  </w:t>
      </w:r>
      <w:r w:rsidR="00251708">
        <w:rPr>
          <w:rFonts w:ascii="Gentium Basic" w:hAnsi="Gentium Basic"/>
          <w:lang w:val="en-GB"/>
        </w:rPr>
        <w:t xml:space="preserve">This risk is still higher in obese individuals.  </w:t>
      </w:r>
      <w:r w:rsidR="00A51C4E">
        <w:rPr>
          <w:rFonts w:ascii="Gentium Basic" w:hAnsi="Gentium Basic"/>
          <w:lang w:val="en-GB"/>
        </w:rPr>
        <w:t xml:space="preserve">However, </w:t>
      </w:r>
      <w:r w:rsidR="003B2408">
        <w:rPr>
          <w:rFonts w:ascii="Gentium Basic" w:hAnsi="Gentium Basic"/>
          <w:lang w:val="en-GB"/>
        </w:rPr>
        <w:t xml:space="preserve">the molecular mechanism that </w:t>
      </w:r>
      <w:r w:rsidR="00A51C4E">
        <w:rPr>
          <w:rFonts w:ascii="Gentium Basic" w:hAnsi="Gentium Basic"/>
          <w:lang w:val="en-GB"/>
        </w:rPr>
        <w:t>drives this effect</w:t>
      </w:r>
      <w:r w:rsidR="003B2408">
        <w:rPr>
          <w:rFonts w:ascii="Gentium Basic" w:hAnsi="Gentium Basic"/>
          <w:lang w:val="en-GB"/>
        </w:rPr>
        <w:t xml:space="preserve"> is unknown</w:t>
      </w:r>
      <w:r w:rsidR="008770CF">
        <w:rPr>
          <w:rFonts w:ascii="Gentium Basic" w:hAnsi="Gentium Basic"/>
          <w:lang w:val="en-GB"/>
        </w:rPr>
        <w:t xml:space="preserve">.  </w:t>
      </w:r>
      <w:r w:rsidR="00477A2B">
        <w:rPr>
          <w:rFonts w:ascii="Gentium Basic" w:hAnsi="Gentium Basic"/>
          <w:lang w:val="en-GB"/>
        </w:rPr>
        <w:t xml:space="preserve">Recent studies </w:t>
      </w:r>
      <w:r w:rsidR="00251708">
        <w:rPr>
          <w:rFonts w:ascii="Gentium Basic" w:hAnsi="Gentium Basic"/>
          <w:lang w:val="en-GB"/>
        </w:rPr>
        <w:t xml:space="preserve">in humans </w:t>
      </w:r>
      <w:r w:rsidR="00477A2B">
        <w:rPr>
          <w:rFonts w:ascii="Gentium Basic" w:hAnsi="Gentium Basic"/>
          <w:lang w:val="en-GB"/>
        </w:rPr>
        <w:t xml:space="preserve">have </w:t>
      </w:r>
      <w:r>
        <w:rPr>
          <w:rFonts w:ascii="Gentium Basic" w:hAnsi="Gentium Basic"/>
          <w:lang w:val="en-GB"/>
        </w:rPr>
        <w:t>show</w:t>
      </w:r>
      <w:r w:rsidR="00477A2B">
        <w:rPr>
          <w:rFonts w:ascii="Gentium Basic" w:hAnsi="Gentium Basic"/>
          <w:lang w:val="en-GB"/>
        </w:rPr>
        <w:t>n</w:t>
      </w:r>
      <w:r>
        <w:rPr>
          <w:rFonts w:ascii="Gentium Basic" w:hAnsi="Gentium Basic"/>
          <w:lang w:val="en-GB"/>
        </w:rPr>
        <w:t xml:space="preserve"> that lipid metabolism is dysregulated before and during the onset of gestational diabetes.  </w:t>
      </w:r>
      <w:r w:rsidR="008770CF">
        <w:rPr>
          <w:rFonts w:ascii="Gentium Basic" w:hAnsi="Gentium Basic"/>
          <w:lang w:val="en-GB"/>
        </w:rPr>
        <w:t>Th</w:t>
      </w:r>
      <w:r w:rsidR="00A51C4E">
        <w:rPr>
          <w:rFonts w:ascii="Gentium Basic" w:hAnsi="Gentium Basic"/>
          <w:lang w:val="en-GB"/>
        </w:rPr>
        <w:t>ese observations</w:t>
      </w:r>
      <w:r w:rsidR="008770CF">
        <w:rPr>
          <w:rFonts w:ascii="Gentium Basic" w:hAnsi="Gentium Basic"/>
          <w:lang w:val="en-GB"/>
        </w:rPr>
        <w:t xml:space="preserve"> led us to the hypothesis that dys</w:t>
      </w:r>
      <w:r w:rsidR="00477A2B">
        <w:rPr>
          <w:rFonts w:ascii="Gentium Basic" w:hAnsi="Gentium Basic"/>
          <w:lang w:val="en-GB"/>
        </w:rPr>
        <w:t xml:space="preserve">regulation of lipid metabolism persists after </w:t>
      </w:r>
      <w:r w:rsidR="003B2408">
        <w:rPr>
          <w:rFonts w:ascii="Gentium Basic" w:hAnsi="Gentium Basic"/>
          <w:lang w:val="en-GB"/>
        </w:rPr>
        <w:t xml:space="preserve">GDM </w:t>
      </w:r>
      <w:r w:rsidR="00477A2B">
        <w:rPr>
          <w:rFonts w:ascii="Gentium Basic" w:hAnsi="Gentium Basic"/>
          <w:lang w:val="en-GB"/>
        </w:rPr>
        <w:t xml:space="preserve">pregnancy.  </w:t>
      </w:r>
      <w:r w:rsidR="004F1D9A">
        <w:rPr>
          <w:rFonts w:ascii="Gentium Basic" w:hAnsi="Gentium Basic"/>
          <w:lang w:val="en-GB"/>
        </w:rPr>
        <w:t xml:space="preserve">We </w:t>
      </w:r>
      <w:r w:rsidR="00EF53D2">
        <w:rPr>
          <w:rFonts w:ascii="Gentium Basic" w:hAnsi="Gentium Basic"/>
          <w:lang w:val="en-GB"/>
        </w:rPr>
        <w:t>used</w:t>
      </w:r>
      <w:r w:rsidR="004F1D9A">
        <w:rPr>
          <w:rFonts w:ascii="Gentium Basic" w:hAnsi="Gentium Basic"/>
          <w:lang w:val="en-GB"/>
        </w:rPr>
        <w:t xml:space="preserve"> an </w:t>
      </w:r>
      <w:r w:rsidR="00AE3867">
        <w:rPr>
          <w:rFonts w:ascii="Gentium Basic" w:hAnsi="Gentium Basic"/>
          <w:lang w:val="en-GB"/>
        </w:rPr>
        <w:t>updated</w:t>
      </w:r>
      <w:r w:rsidR="00CF07FC" w:rsidRPr="00C927C1">
        <w:rPr>
          <w:rFonts w:ascii="Gentium Basic" w:hAnsi="Gentium Basic"/>
          <w:lang w:val="en-GB"/>
        </w:rPr>
        <w:t xml:space="preserve"> purpose-built computational tool </w:t>
      </w:r>
      <w:r w:rsidR="00EF53D2">
        <w:rPr>
          <w:rFonts w:ascii="Gentium Basic" w:hAnsi="Gentium Basic"/>
          <w:lang w:val="en-GB"/>
        </w:rPr>
        <w:t>for</w:t>
      </w:r>
      <w:r w:rsidR="00CF07FC" w:rsidRPr="00C927C1">
        <w:rPr>
          <w:rFonts w:ascii="Gentium Basic" w:hAnsi="Gentium Basic"/>
          <w:lang w:val="en-GB"/>
        </w:rPr>
        <w:t xml:space="preserve"> </w:t>
      </w:r>
      <w:r w:rsidR="00EF53D2">
        <w:rPr>
          <w:rFonts w:ascii="Gentium Basic" w:hAnsi="Gentium Basic"/>
          <w:lang w:val="en-GB"/>
        </w:rPr>
        <w:t>plotting the distribution of</w:t>
      </w:r>
      <w:r w:rsidR="00CF07FC" w:rsidRPr="00C927C1">
        <w:rPr>
          <w:rFonts w:ascii="Gentium Basic" w:hAnsi="Gentium Basic"/>
          <w:lang w:val="en-GB"/>
        </w:rPr>
        <w:t xml:space="preserve"> </w:t>
      </w:r>
      <w:r w:rsidR="001D3300">
        <w:rPr>
          <w:rFonts w:ascii="Gentium Basic" w:hAnsi="Gentium Basic"/>
          <w:lang w:val="en-GB"/>
        </w:rPr>
        <w:t>lipid</w:t>
      </w:r>
      <w:r w:rsidR="00CF07FC" w:rsidRPr="00C927C1">
        <w:rPr>
          <w:rFonts w:ascii="Gentium Basic" w:hAnsi="Gentium Basic"/>
          <w:lang w:val="en-GB"/>
        </w:rPr>
        <w:t xml:space="preserve"> </w:t>
      </w:r>
      <w:r w:rsidR="00EF53D2">
        <w:rPr>
          <w:rFonts w:ascii="Gentium Basic" w:hAnsi="Gentium Basic"/>
          <w:lang w:val="en-GB"/>
        </w:rPr>
        <w:t>variables</w:t>
      </w:r>
      <w:r w:rsidR="00CF07FC" w:rsidRPr="00C927C1">
        <w:rPr>
          <w:rFonts w:ascii="Gentium Basic" w:hAnsi="Gentium Basic"/>
          <w:lang w:val="en-GB"/>
        </w:rPr>
        <w:t xml:space="preserve"> </w:t>
      </w:r>
      <w:r w:rsidR="00477A2B">
        <w:rPr>
          <w:rFonts w:ascii="Gentium Basic" w:hAnsi="Gentium Basic"/>
          <w:lang w:val="en-GB"/>
        </w:rPr>
        <w:t>throughout the maternal system</w:t>
      </w:r>
      <w:r w:rsidR="00A9355E">
        <w:rPr>
          <w:rFonts w:ascii="Gentium Basic" w:hAnsi="Gentium Basic"/>
          <w:lang w:val="en-GB"/>
        </w:rPr>
        <w:t xml:space="preserve"> (Lipid Traffic </w:t>
      </w:r>
      <w:r w:rsidR="00A9355E" w:rsidRPr="006E1407">
        <w:rPr>
          <w:rFonts w:ascii="Gentium Basic" w:hAnsi="Gentium Basic"/>
          <w:lang w:val="en-GB"/>
        </w:rPr>
        <w:t>Analysis v2.3)</w:t>
      </w:r>
      <w:r w:rsidR="00EF53D2">
        <w:rPr>
          <w:rFonts w:ascii="Gentium Basic" w:hAnsi="Gentium Basic"/>
          <w:lang w:val="en-GB"/>
        </w:rPr>
        <w:t xml:space="preserve">.  This </w:t>
      </w:r>
      <w:r w:rsidR="00CF07FC" w:rsidRPr="00C927C1">
        <w:rPr>
          <w:rFonts w:ascii="Gentium Basic" w:hAnsi="Gentium Basic"/>
          <w:lang w:val="en-GB"/>
        </w:rPr>
        <w:t>network</w:t>
      </w:r>
      <w:r w:rsidR="00EF53D2">
        <w:rPr>
          <w:rFonts w:ascii="Gentium Basic" w:hAnsi="Gentium Basic"/>
          <w:lang w:val="en-GB"/>
        </w:rPr>
        <w:t xml:space="preserve"> an</w:t>
      </w:r>
      <w:r w:rsidR="00A9355E">
        <w:rPr>
          <w:rFonts w:ascii="Gentium Basic" w:hAnsi="Gentium Basic"/>
          <w:lang w:val="en-GB"/>
        </w:rPr>
        <w:t>a</w:t>
      </w:r>
      <w:r w:rsidR="00EF53D2">
        <w:rPr>
          <w:rFonts w:ascii="Gentium Basic" w:hAnsi="Gentium Basic"/>
          <w:lang w:val="en-GB"/>
        </w:rPr>
        <w:t>lysis</w:t>
      </w:r>
      <w:r w:rsidR="001D3300">
        <w:rPr>
          <w:rFonts w:ascii="Gentium Basic" w:hAnsi="Gentium Basic"/>
          <w:lang w:val="en-GB"/>
        </w:rPr>
        <w:t xml:space="preserve"> showed that </w:t>
      </w:r>
      <w:r w:rsidR="00477A2B">
        <w:rPr>
          <w:rFonts w:ascii="Gentium Basic" w:hAnsi="Gentium Basic"/>
          <w:lang w:val="en-GB"/>
        </w:rPr>
        <w:t xml:space="preserve">unlike glycaemia, lipid </w:t>
      </w:r>
      <w:r w:rsidR="00A51C4E">
        <w:rPr>
          <w:rFonts w:ascii="Gentium Basic" w:hAnsi="Gentium Basic"/>
          <w:lang w:val="en-GB"/>
        </w:rPr>
        <w:t xml:space="preserve">distribution and </w:t>
      </w:r>
      <w:r w:rsidR="00477A2B">
        <w:rPr>
          <w:rFonts w:ascii="Gentium Basic" w:hAnsi="Gentium Basic"/>
          <w:lang w:val="en-GB"/>
        </w:rPr>
        <w:t xml:space="preserve">traffic </w:t>
      </w:r>
      <w:r w:rsidR="00A51C4E">
        <w:rPr>
          <w:rFonts w:ascii="Gentium Basic" w:hAnsi="Gentium Basic"/>
          <w:lang w:val="en-GB"/>
        </w:rPr>
        <w:t>do</w:t>
      </w:r>
      <w:r w:rsidR="003B2408">
        <w:rPr>
          <w:rFonts w:ascii="Gentium Basic" w:hAnsi="Gentium Basic"/>
          <w:lang w:val="en-GB"/>
        </w:rPr>
        <w:t xml:space="preserve"> not return to normal after</w:t>
      </w:r>
      <w:r w:rsidR="00477A2B">
        <w:rPr>
          <w:rFonts w:ascii="Gentium Basic" w:hAnsi="Gentium Basic"/>
          <w:lang w:val="en-GB"/>
        </w:rPr>
        <w:t xml:space="preserve"> weaning.</w:t>
      </w:r>
      <w:r w:rsidR="001D3300">
        <w:rPr>
          <w:rFonts w:ascii="Gentium Basic" w:hAnsi="Gentium Basic"/>
          <w:lang w:val="en-GB"/>
        </w:rPr>
        <w:t xml:space="preserve">  </w:t>
      </w:r>
      <w:r w:rsidR="00477A2B">
        <w:rPr>
          <w:rFonts w:ascii="Gentium Basic" w:hAnsi="Gentium Basic"/>
          <w:lang w:val="en-GB"/>
        </w:rPr>
        <w:t xml:space="preserve">We found evidence that triglyceride distribution differed between </w:t>
      </w:r>
      <w:r w:rsidR="0070376A">
        <w:rPr>
          <w:rFonts w:ascii="Gentium Basic" w:hAnsi="Gentium Basic"/>
          <w:lang w:val="en-GB"/>
        </w:rPr>
        <w:t xml:space="preserve">lean </w:t>
      </w:r>
      <w:r w:rsidR="00477A2B">
        <w:rPr>
          <w:rFonts w:ascii="Gentium Basic" w:hAnsi="Gentium Basic"/>
          <w:lang w:val="en-GB"/>
        </w:rPr>
        <w:t>and post-GDM groups, as did the control over phospholipid biosynthesis and FA distribution</w:t>
      </w:r>
      <w:r w:rsidR="00A9355E">
        <w:rPr>
          <w:rFonts w:ascii="Gentium Basic" w:hAnsi="Gentium Basic"/>
          <w:lang w:val="en-GB"/>
        </w:rPr>
        <w:t>,</w:t>
      </w:r>
      <w:r w:rsidR="00A51C4E">
        <w:rPr>
          <w:rFonts w:ascii="Gentium Basic" w:hAnsi="Gentium Basic"/>
          <w:lang w:val="en-GB"/>
        </w:rPr>
        <w:t xml:space="preserve"> including in the heart</w:t>
      </w:r>
      <w:r w:rsidR="00506918">
        <w:rPr>
          <w:rFonts w:ascii="Gentium Basic" w:hAnsi="Gentium Basic"/>
          <w:lang w:val="en-GB"/>
        </w:rPr>
        <w:t xml:space="preserve">.  </w:t>
      </w:r>
      <w:r w:rsidR="00CF07FC" w:rsidRPr="00C927C1">
        <w:rPr>
          <w:rFonts w:ascii="Gentium Basic" w:hAnsi="Gentium Basic"/>
          <w:lang w:val="en-GB"/>
        </w:rPr>
        <w:t xml:space="preserve">These results </w:t>
      </w:r>
      <w:r w:rsidR="00AA3A25">
        <w:rPr>
          <w:rFonts w:ascii="Gentium Basic" w:hAnsi="Gentium Basic"/>
          <w:lang w:val="en-GB"/>
        </w:rPr>
        <w:t>highlight</w:t>
      </w:r>
      <w:r w:rsidR="00477A2B">
        <w:rPr>
          <w:rFonts w:ascii="Gentium Basic" w:hAnsi="Gentium Basic"/>
          <w:lang w:val="en-GB"/>
        </w:rPr>
        <w:t xml:space="preserve"> how dams who developed GDM </w:t>
      </w:r>
      <w:r w:rsidR="00A51C4E">
        <w:rPr>
          <w:rFonts w:ascii="Gentium Basic" w:hAnsi="Gentium Basic"/>
          <w:lang w:val="en-GB"/>
        </w:rPr>
        <w:t>maintain dysregulated lipid metabolism afte</w:t>
      </w:r>
      <w:r w:rsidR="003B2408">
        <w:rPr>
          <w:rFonts w:ascii="Gentium Basic" w:hAnsi="Gentium Basic"/>
          <w:lang w:val="en-GB"/>
        </w:rPr>
        <w:t>r pregnancy and provides a possible</w:t>
      </w:r>
      <w:r w:rsidR="00A51C4E">
        <w:rPr>
          <w:rFonts w:ascii="Gentium Basic" w:hAnsi="Gentium Basic"/>
          <w:lang w:val="en-GB"/>
        </w:rPr>
        <w:t xml:space="preserve"> explanation for increased risk of cardiovascular disease in the years after pregnancy</w:t>
      </w:r>
      <w:r w:rsidR="00906CBC">
        <w:rPr>
          <w:rFonts w:ascii="Gentium Basic" w:hAnsi="Gentium Basic"/>
          <w:lang w:val="en-GB"/>
        </w:rPr>
        <w:t xml:space="preserve">.  </w:t>
      </w:r>
    </w:p>
    <w:p w14:paraId="76B8C210" w14:textId="77777777" w:rsidR="00CF07FC" w:rsidRPr="00C927C1" w:rsidRDefault="00CF07FC" w:rsidP="00A80950">
      <w:pPr>
        <w:pStyle w:val="Paragraph"/>
        <w:spacing w:before="0" w:line="360" w:lineRule="auto"/>
        <w:ind w:firstLine="0"/>
        <w:rPr>
          <w:rFonts w:ascii="Gentium Basic" w:hAnsi="Gentium Basic"/>
          <w:b/>
          <w:lang w:val="en-GB"/>
        </w:rPr>
      </w:pPr>
    </w:p>
    <w:p w14:paraId="28F9CD6F" w14:textId="77777777" w:rsidR="004A10BE" w:rsidRPr="00906CBC" w:rsidRDefault="004A10BE" w:rsidP="00A80950">
      <w:pPr>
        <w:pStyle w:val="Paragraph"/>
        <w:spacing w:before="0" w:line="360" w:lineRule="auto"/>
        <w:ind w:firstLine="0"/>
        <w:rPr>
          <w:rFonts w:ascii="Gentium Basic" w:hAnsi="Gentium Basic"/>
          <w:b/>
          <w:sz w:val="28"/>
          <w:szCs w:val="28"/>
          <w:lang w:val="en-GB"/>
        </w:rPr>
      </w:pPr>
      <w:r w:rsidRPr="00906CBC">
        <w:rPr>
          <w:rFonts w:ascii="Gentium Basic" w:hAnsi="Gentium Basic"/>
          <w:b/>
          <w:sz w:val="28"/>
          <w:szCs w:val="28"/>
          <w:lang w:val="en-GB"/>
        </w:rPr>
        <w:t>Introduction</w:t>
      </w:r>
    </w:p>
    <w:p w14:paraId="65E4AE19" w14:textId="67FF4F96" w:rsidR="0076419F" w:rsidRDefault="00FE1AB3" w:rsidP="00A80950">
      <w:pPr>
        <w:spacing w:line="360" w:lineRule="auto"/>
        <w:rPr>
          <w:rFonts w:ascii="Gentium Basic" w:hAnsi="Gentium Basic"/>
        </w:rPr>
      </w:pPr>
      <w:r>
        <w:rPr>
          <w:rFonts w:ascii="Gentium Basic" w:hAnsi="Gentium Basic"/>
        </w:rPr>
        <w:t xml:space="preserve">Gestational diabetes (GDM) is the most </w:t>
      </w:r>
      <w:r w:rsidR="003B2408">
        <w:rPr>
          <w:rFonts w:ascii="Gentium Basic" w:hAnsi="Gentium Basic"/>
        </w:rPr>
        <w:t>common complication of</w:t>
      </w:r>
      <w:r>
        <w:rPr>
          <w:rFonts w:ascii="Gentium Basic" w:hAnsi="Gentium Basic"/>
        </w:rPr>
        <w:t xml:space="preserve"> pregnanc</w:t>
      </w:r>
      <w:r w:rsidR="003B2408">
        <w:rPr>
          <w:rFonts w:ascii="Gentium Basic" w:hAnsi="Gentium Basic"/>
        </w:rPr>
        <w:t>y and is also now</w:t>
      </w:r>
      <w:r>
        <w:rPr>
          <w:rFonts w:ascii="Gentium Basic" w:hAnsi="Gentium Basic"/>
        </w:rPr>
        <w:t xml:space="preserve"> associated with an increased risk of metabolic disease </w:t>
      </w:r>
      <w:r>
        <w:rPr>
          <w:rFonts w:ascii="Gentium Basic" w:hAnsi="Gentium Basic"/>
          <w:i/>
        </w:rPr>
        <w:t>post partum</w:t>
      </w:r>
      <w:r>
        <w:rPr>
          <w:rFonts w:ascii="Gentium Basic" w:hAnsi="Gentium Basic"/>
        </w:rPr>
        <w:t xml:space="preserve">. </w:t>
      </w:r>
      <w:r w:rsidR="002A1A82">
        <w:rPr>
          <w:rFonts w:ascii="Gentium Basic" w:hAnsi="Gentium Basic"/>
        </w:rPr>
        <w:t>Obesity is known as a risk factor for</w:t>
      </w:r>
      <w:r>
        <w:rPr>
          <w:rFonts w:ascii="Gentium Basic" w:hAnsi="Gentium Basic"/>
        </w:rPr>
        <w:t xml:space="preserve"> GDM</w:t>
      </w:r>
      <w:r w:rsidR="002A1A82">
        <w:rPr>
          <w:rFonts w:ascii="Gentium Basic" w:hAnsi="Gentium Basic"/>
        </w:rPr>
        <w:t>, with around a third of women with a BMI &gt;30 develop</w:t>
      </w:r>
      <w:r>
        <w:rPr>
          <w:rFonts w:ascii="Gentium Basic" w:hAnsi="Gentium Basic"/>
        </w:rPr>
        <w:t>ing</w:t>
      </w:r>
      <w:r w:rsidR="002A1A82">
        <w:rPr>
          <w:rFonts w:ascii="Gentium Basic" w:hAnsi="Gentium Basic"/>
        </w:rPr>
        <w:t xml:space="preserve"> GDM</w:t>
      </w:r>
      <w:r>
        <w:rPr>
          <w:rFonts w:ascii="Gentium Basic" w:hAnsi="Gentium Basic"/>
        </w:rPr>
        <w:t xml:space="preserve"> </w:t>
      </w:r>
      <w:r w:rsidR="00AA626F">
        <w:rPr>
          <w:rFonts w:ascii="Gentium Basic" w:hAnsi="Gentium Basic"/>
        </w:rPr>
        <w:fldChar w:fldCharType="begin">
          <w:fldData xml:space="preserve">PEVuZE5vdGU+PENpdGU+PEF1dGhvcj5Qb3N0b248L0F1dGhvcj48WWVhcj4yMDE1PC9ZZWFyPjxS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</w:fldData>
        </w:fldChar>
      </w:r>
      <w:r w:rsidR="00E03AF0">
        <w:rPr>
          <w:rFonts w:ascii="Gentium Basic" w:hAnsi="Gentium Basic"/>
        </w:rPr>
        <w:instrText xml:space="preserve"> ADDIN EN.CITE </w:instrText>
      </w:r>
      <w:r w:rsidR="00E03AF0">
        <w:rPr>
          <w:rFonts w:ascii="Gentium Basic" w:hAnsi="Gentium Basic"/>
        </w:rPr>
        <w:fldChar w:fldCharType="begin">
          <w:fldData xml:space="preserve">PEVuZE5vdGU+PENpdGU+PEF1dGhvcj5Qb3N0b248L0F1dGhvcj48WWVhcj4yMDE1PC9ZZWFyPjxS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</w:fldData>
        </w:fldChar>
      </w:r>
      <w:r w:rsidR="00E03AF0">
        <w:rPr>
          <w:rFonts w:ascii="Gentium Basic" w:hAnsi="Gentium Basic"/>
        </w:rPr>
        <w:instrText xml:space="preserve"> ADDIN EN.CITE.DATA </w:instrText>
      </w:r>
      <w:r w:rsidR="00E03AF0">
        <w:rPr>
          <w:rFonts w:ascii="Gentium Basic" w:hAnsi="Gentium Basic"/>
        </w:rPr>
      </w:r>
      <w:r w:rsidR="00E03AF0">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B54AE5">
        <w:rPr>
          <w:rFonts w:ascii="Gentium Basic" w:hAnsi="Gentium Basic"/>
          <w:noProof/>
        </w:rPr>
        <w:t>[</w:t>
      </w:r>
      <w:hyperlink w:anchor="_ENREF_1" w:tooltip="Poston, 2015 #26591" w:history="1">
        <w:r w:rsidR="007F536D">
          <w:rPr>
            <w:rFonts w:ascii="Gentium Basic" w:hAnsi="Gentium Basic"/>
            <w:noProof/>
          </w:rPr>
          <w:t>1-3</w:t>
        </w:r>
      </w:hyperlink>
      <w:r w:rsidR="00B54AE5">
        <w:rPr>
          <w:rFonts w:ascii="Gentium Basic" w:hAnsi="Gentium Basic"/>
          <w:noProof/>
        </w:rPr>
        <w:t>]</w:t>
      </w:r>
      <w:r w:rsidR="00AA626F">
        <w:rPr>
          <w:rFonts w:ascii="Gentium Basic" w:hAnsi="Gentium Basic"/>
        </w:rPr>
        <w:fldChar w:fldCharType="end"/>
      </w:r>
      <w:r w:rsidR="002A1A82">
        <w:rPr>
          <w:rFonts w:ascii="Gentium Basic" w:hAnsi="Gentium Basic"/>
        </w:rPr>
        <w:t xml:space="preserve"> </w:t>
      </w:r>
      <w:r w:rsidR="003B2408">
        <w:rPr>
          <w:rFonts w:ascii="Gentium Basic" w:hAnsi="Gentium Basic"/>
        </w:rPr>
        <w:t xml:space="preserve">during pregnancy </w:t>
      </w:r>
      <w:r w:rsidR="002A1A82">
        <w:rPr>
          <w:rFonts w:ascii="Gentium Basic" w:hAnsi="Gentium Basic"/>
        </w:rPr>
        <w:t xml:space="preserve">compared to around 8% across the general </w:t>
      </w:r>
      <w:r>
        <w:rPr>
          <w:rFonts w:ascii="Gentium Basic" w:hAnsi="Gentium Basic"/>
        </w:rPr>
        <w:t xml:space="preserve">UK </w:t>
      </w:r>
      <w:r w:rsidR="002A1A82">
        <w:rPr>
          <w:rFonts w:ascii="Gentium Basic" w:hAnsi="Gentium Basic"/>
        </w:rPr>
        <w:t>population</w:t>
      </w:r>
      <w:r>
        <w:rPr>
          <w:rFonts w:ascii="Gentium Basic" w:hAnsi="Gentium Basic"/>
        </w:rPr>
        <w:t xml:space="preserve"> </w:t>
      </w:r>
      <w:r w:rsidR="00AA626F">
        <w:rPr>
          <w:rFonts w:ascii="Gentium Basic" w:hAnsi="Gentium Basic"/>
        </w:rPr>
        <w:fldChar w:fldCharType="begin"/>
      </w:r>
      <w:r w:rsidR="00E03AF0">
        <w:rPr>
          <w:rFonts w:ascii="Gentium Basic" w:hAnsi="Gentium Basic"/>
        </w:rPr>
        <w:instrText xml:space="preserve"> ADDIN EN.CITE &lt;EndNote&gt;&lt;Cite&gt;&lt;Author&gt;McIntyre&lt;/Author&gt;&lt;Year&gt;2019&lt;/Year&gt;&lt;RecNum&gt;26765&lt;/RecNum&gt;&lt;DisplayText&gt;[4]&lt;/DisplayText&gt;&lt;record&gt;&lt;rec-number&gt;26765&lt;/rec-number&gt;&lt;foreign-keys&gt;&lt;key app="EN" db-id="xsfs52xdqvest2eavxmpwatxpdw09dxawvfv" timestamp="1569748677"&gt;26765&lt;/key&gt;&lt;/foreign-keys&gt;&lt;ref-type name="Journal Article"&gt;17&lt;/ref-type&gt;&lt;contributors&gt;&lt;authors&gt;&lt;author&gt;McIntyre, H. David&lt;/author&gt;&lt;author&gt;Catalano, Patrick&lt;/author&gt;&lt;author&gt;Zhang, Cuilin&lt;/author&gt;&lt;author&gt;Desoye, Gernot&lt;/author&gt;&lt;author&gt;Mathiesen, Elisabeth R.&lt;/author&gt;&lt;author&gt;Damm, Peter&lt;/author&gt;&lt;/authors&gt;&lt;/contributors&gt;&lt;titles&gt;&lt;title&gt;Gestational diabetes mellitus&lt;/title&gt;&lt;secondary-title&gt;Nature Reviews Disease Primers&lt;/secondary-title&gt;&lt;/titles&gt;&lt;periodical&gt;&lt;full-title&gt;Nature Reviews Disease Primers&lt;/full-title&gt;&lt;/periodical&gt;&lt;pages&gt;47&lt;/pages&gt;&lt;volume&gt;5&lt;/volume&gt;&lt;number&gt;1&lt;/number&gt;&lt;dates&gt;&lt;year&gt;2019&lt;/year&gt;&lt;pub-dates&gt;&lt;date&gt;2019/07/11&lt;/date&gt;&lt;/pub-dates&gt;&lt;/dates&gt;&lt;isbn&gt;2056-676X&lt;/isbn&gt;&lt;urls&gt;&lt;related-urls&gt;&lt;url&gt;https://doi.org/10.1038/s41572-019-0098-8&lt;/url&gt;&lt;/related-urls&gt;&lt;/urls&gt;&lt;electronic-resource-num&gt;10.1038/s41572-019-0098-8&lt;/electronic-resource-num&gt;&lt;/record&gt;&lt;/Cite&gt;&lt;/EndNote&gt;</w:instrText>
      </w:r>
      <w:r w:rsidR="00AA626F">
        <w:rPr>
          <w:rFonts w:ascii="Gentium Basic" w:hAnsi="Gentium Basic"/>
        </w:rPr>
        <w:fldChar w:fldCharType="separate"/>
      </w:r>
      <w:r w:rsidR="00B54AE5">
        <w:rPr>
          <w:rFonts w:ascii="Gentium Basic" w:hAnsi="Gentium Basic"/>
          <w:noProof/>
        </w:rPr>
        <w:t>[</w:t>
      </w:r>
      <w:hyperlink w:anchor="_ENREF_4" w:tooltip="McIntyre, 2019 #26765" w:history="1">
        <w:r w:rsidR="007F536D">
          <w:rPr>
            <w:rFonts w:ascii="Gentium Basic" w:hAnsi="Gentium Basic"/>
            <w:noProof/>
          </w:rPr>
          <w:t>4</w:t>
        </w:r>
      </w:hyperlink>
      <w:r w:rsidR="00B54AE5">
        <w:rPr>
          <w:rFonts w:ascii="Gentium Basic" w:hAnsi="Gentium Basic"/>
          <w:noProof/>
        </w:rPr>
        <w:t>]</w:t>
      </w:r>
      <w:r w:rsidR="00AA626F">
        <w:rPr>
          <w:rFonts w:ascii="Gentium Basic" w:hAnsi="Gentium Basic"/>
        </w:rPr>
        <w:fldChar w:fldCharType="end"/>
      </w:r>
      <w:r w:rsidR="002A1A82">
        <w:rPr>
          <w:rFonts w:ascii="Gentium Basic" w:hAnsi="Gentium Basic"/>
        </w:rPr>
        <w:t xml:space="preserve">. </w:t>
      </w:r>
      <w:r>
        <w:rPr>
          <w:rFonts w:ascii="Gentium Basic" w:hAnsi="Gentium Basic"/>
        </w:rPr>
        <w:t xml:space="preserve"> </w:t>
      </w:r>
      <w:r w:rsidR="00817B8C">
        <w:rPr>
          <w:rFonts w:ascii="Gentium Basic" w:hAnsi="Gentium Basic"/>
        </w:rPr>
        <w:t xml:space="preserve">There is also mounting evidence for increased risk of both type II diabetes mellitus (T2DM) and cardio-vascular disease (CVD) in </w:t>
      </w:r>
      <w:r w:rsidR="00307A07">
        <w:rPr>
          <w:rFonts w:ascii="Gentium Basic" w:hAnsi="Gentium Basic"/>
        </w:rPr>
        <w:t>individuals who experienced GDM</w:t>
      </w:r>
      <w:r w:rsidR="0076419F">
        <w:rPr>
          <w:rFonts w:ascii="Gentium Basic" w:hAnsi="Gentium Basic"/>
        </w:rPr>
        <w:t xml:space="preserve"> in </w:t>
      </w:r>
      <w:r w:rsidR="00817B8C">
        <w:rPr>
          <w:rFonts w:ascii="Gentium Basic" w:hAnsi="Gentium Basic"/>
        </w:rPr>
        <w:t>the decade after delivery</w:t>
      </w:r>
      <w:r>
        <w:rPr>
          <w:rFonts w:ascii="Gentium Basic" w:hAnsi="Gentium Basic"/>
        </w:rPr>
        <w:t xml:space="preserve"> </w:t>
      </w:r>
      <w:r w:rsidR="00AA626F">
        <w:rPr>
          <w:rFonts w:ascii="Gentium Basic" w:hAnsi="Gentium Basic"/>
        </w:rPr>
        <w:fldChar w:fldCharType="begin">
          <w:fldData xml:space="preserve">PEVuZE5vdGU+PENpdGU+PEF1dGhvcj5EYW1tPC9BdXRob3I+PFllYXI+MjAwOTwvWWVhcj48UmVj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PC9hbHQtcGVyaW9kaWNhbD48cGFnZXM+ZTAxNzk2NDctZTAxNzk2NDc8L3BhZ2VzPjx2b2x1bWU+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PEVuZE5vdGU+PENpdGU+PEF1dGhvcj5EYW1tPC9BdXRob3I+PFllYXI+MjAwOTwvWWVhcj48UmVj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PC9hbHQtcGVyaW9kaWNhbD48cGFnZXM+ZTAxNzk2NDctZTAxNzk2NDc8L3BhZ2VzPjx2b2x1bWU+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5" w:tooltip="Damm, 2009 #26637" w:history="1">
        <w:r w:rsidR="007F536D">
          <w:rPr>
            <w:rFonts w:ascii="Gentium Basic" w:hAnsi="Gentium Basic"/>
            <w:noProof/>
          </w:rPr>
          <w:t>5-9</w:t>
        </w:r>
      </w:hyperlink>
      <w:r w:rsidR="00001608">
        <w:rPr>
          <w:rFonts w:ascii="Gentium Basic" w:hAnsi="Gentium Basic"/>
          <w:noProof/>
        </w:rPr>
        <w:t>]</w:t>
      </w:r>
      <w:r w:rsidR="00AA626F">
        <w:rPr>
          <w:rFonts w:ascii="Gentium Basic" w:hAnsi="Gentium Basic"/>
        </w:rPr>
        <w:fldChar w:fldCharType="end"/>
      </w:r>
      <w:hyperlink w:anchor="_ENREF_5" w:tooltip="Herath, 2017 #26643" w:history="1"/>
      <w:r w:rsidR="00037E97">
        <w:rPr>
          <w:rFonts w:ascii="Gentium Basic" w:hAnsi="Gentium Basic"/>
        </w:rPr>
        <w:t xml:space="preserve">. Furthermore, a systematic review of over 5 million women in 9 studies found </w:t>
      </w:r>
      <w:r w:rsidR="00037E97">
        <w:rPr>
          <w:rFonts w:ascii="Gentium Basic" w:hAnsi="Gentium Basic"/>
        </w:rPr>
        <w:lastRenderedPageBreak/>
        <w:t>that women who previously had GDM had a two-fold increased</w:t>
      </w:r>
      <w:r w:rsidR="00FA558E">
        <w:rPr>
          <w:rFonts w:ascii="Gentium Basic" w:hAnsi="Gentium Basic"/>
        </w:rPr>
        <w:t xml:space="preserve"> </w:t>
      </w:r>
      <w:r w:rsidR="00037E97">
        <w:rPr>
          <w:rFonts w:ascii="Gentium Basic" w:hAnsi="Gentium Basic"/>
        </w:rPr>
        <w:t xml:space="preserve">risk of cardiovascular events independent of a progression to T2DM </w:t>
      </w:r>
      <w:r w:rsidR="00AA626F">
        <w:rPr>
          <w:rFonts w:ascii="Gentium Basic" w:hAnsi="Gentium Basic"/>
        </w:rPr>
        <w:fldChar w:fldCharType="begin"/>
      </w:r>
      <w:r w:rsidR="00001608">
        <w:rPr>
          <w:rFonts w:ascii="Gentium Basic" w:hAnsi="Gentium Basic"/>
        </w:rPr>
        <w:instrText xml:space="preserve"> ADDIN EN.CITE &lt;EndNote&gt;&lt;Cite&gt;&lt;Author&gt;Kramer&lt;/Author&gt;&lt;Year&gt;2019&lt;/Year&gt;&lt;RecNum&gt;26864&lt;/RecNum&gt;&lt;DisplayText&gt;[10]&lt;/DisplayText&gt;&lt;record&gt;&lt;rec-number&gt;26864&lt;/rec-number&gt;&lt;foreign-keys&gt;&lt;key app="EN" db-id="xsfs52xdqvest2eavxmpwatxpdw09dxawvfv" timestamp="1578431631"&gt;26864&lt;/key&gt;&lt;/foreign-keys&gt;&lt;ref-type name="Journal Article"&gt;17&lt;/ref-type&gt;&lt;contributors&gt;&lt;authors&gt;&lt;author&gt;Kramer, Caroline K.&lt;/author&gt;&lt;author&gt;Campbell, Sara&lt;/author&gt;&lt;author&gt;Retnakaran, Ravi&lt;/author&gt;&lt;/authors&gt;&lt;/contributors&gt;&lt;titles&gt;&lt;title&gt;Gestational diabetes and the risk of cardiovascular disease in women: a systematic review and meta-analysis&lt;/title&gt;&lt;secondary-title&gt;Diabetologia&lt;/secondary-title&gt;&lt;/titles&gt;&lt;periodical&gt;&lt;full-title&gt;Diabetologia&lt;/full-title&gt;&lt;abbr-1&gt;Diabetologia&lt;/abbr-1&gt;&lt;/periodical&gt;&lt;pages&gt;905-914&lt;/pages&gt;&lt;volume&gt;62&lt;/volume&gt;&lt;number&gt;6&lt;/number&gt;&lt;dates&gt;&lt;year&gt;2019&lt;/year&gt;&lt;pub-dates&gt;&lt;date&gt;2019/06/01&lt;/date&gt;&lt;/pub-dates&gt;&lt;/dates&gt;&lt;isbn&gt;1432-0428&lt;/isbn&gt;&lt;urls&gt;&lt;related-urls&gt;&lt;url&gt;https://doi.org/10.1007/s00125-019-4840-2&lt;/url&gt;&lt;/related-urls&gt;&lt;/urls&gt;&lt;electronic-resource-num&gt;10.1007/s00125-019-4840-2&lt;/electronic-resource-num&gt;&lt;/record&gt;&lt;/Cite&gt;&lt;/EndNote&gt;</w:instrText>
      </w:r>
      <w:r w:rsidR="00AA626F">
        <w:rPr>
          <w:rFonts w:ascii="Gentium Basic" w:hAnsi="Gentium Basic"/>
        </w:rPr>
        <w:fldChar w:fldCharType="separate"/>
      </w:r>
      <w:r w:rsidR="00001608">
        <w:rPr>
          <w:rFonts w:ascii="Gentium Basic" w:hAnsi="Gentium Basic"/>
          <w:noProof/>
        </w:rPr>
        <w:t>[</w:t>
      </w:r>
      <w:hyperlink w:anchor="_ENREF_10" w:tooltip="Kramer, 2019 #26864" w:history="1">
        <w:r w:rsidR="007F536D">
          <w:rPr>
            <w:rFonts w:ascii="Gentium Basic" w:hAnsi="Gentium Basic"/>
            <w:noProof/>
          </w:rPr>
          <w:t>10</w:t>
        </w:r>
      </w:hyperlink>
      <w:r w:rsidR="00001608">
        <w:rPr>
          <w:rFonts w:ascii="Gentium Basic" w:hAnsi="Gentium Basic"/>
          <w:noProof/>
        </w:rPr>
        <w:t>]</w:t>
      </w:r>
      <w:r w:rsidR="00AA626F">
        <w:rPr>
          <w:rFonts w:ascii="Gentium Basic" w:hAnsi="Gentium Basic"/>
        </w:rPr>
        <w:fldChar w:fldCharType="end"/>
      </w:r>
      <w:r w:rsidR="00817B8C">
        <w:rPr>
          <w:rFonts w:ascii="Gentium Basic" w:hAnsi="Gentium Basic"/>
        </w:rPr>
        <w:t xml:space="preserve">.  </w:t>
      </w:r>
    </w:p>
    <w:p w14:paraId="287907CB" w14:textId="77777777" w:rsidR="0076419F" w:rsidRDefault="0076419F" w:rsidP="00A80950">
      <w:pPr>
        <w:spacing w:line="360" w:lineRule="auto"/>
        <w:rPr>
          <w:rFonts w:ascii="Gentium Basic" w:hAnsi="Gentium Basic"/>
        </w:rPr>
      </w:pPr>
    </w:p>
    <w:p w14:paraId="4B314D8C" w14:textId="15A59DFE" w:rsidR="0076419F" w:rsidRDefault="0076419F" w:rsidP="00A80950">
      <w:pPr>
        <w:spacing w:line="360" w:lineRule="auto"/>
        <w:rPr>
          <w:rFonts w:ascii="Gentium Basic" w:hAnsi="Gentium Basic"/>
        </w:rPr>
      </w:pPr>
      <w:r>
        <w:rPr>
          <w:rFonts w:ascii="Gentium Basic" w:hAnsi="Gentium Basic"/>
        </w:rPr>
        <w:t xml:space="preserve">However, it is not clear what the molecular mechanism(s) are that drive the increased </w:t>
      </w:r>
      <w:r w:rsidR="002A1A82">
        <w:rPr>
          <w:rFonts w:ascii="Gentium Basic" w:hAnsi="Gentium Basic"/>
        </w:rPr>
        <w:t>occurre</w:t>
      </w:r>
      <w:r>
        <w:rPr>
          <w:rFonts w:ascii="Gentium Basic" w:hAnsi="Gentium Basic"/>
        </w:rPr>
        <w:t xml:space="preserve">nce of T2DM and CVD in </w:t>
      </w:r>
      <w:r w:rsidR="00FE1AB3">
        <w:rPr>
          <w:rFonts w:ascii="Gentium Basic" w:hAnsi="Gentium Basic"/>
        </w:rPr>
        <w:t>post-GDM mothers</w:t>
      </w:r>
      <w:r w:rsidR="008E77EE">
        <w:rPr>
          <w:rFonts w:ascii="Gentium Basic" w:hAnsi="Gentium Basic"/>
        </w:rPr>
        <w:t>.  The evidence</w:t>
      </w:r>
      <w:r w:rsidR="00D14B3E">
        <w:rPr>
          <w:rFonts w:ascii="Gentium Basic" w:hAnsi="Gentium Basic"/>
        </w:rPr>
        <w:t xml:space="preserve"> that</w:t>
      </w:r>
      <w:r w:rsidR="008E77EE">
        <w:rPr>
          <w:rFonts w:ascii="Gentium Basic" w:hAnsi="Gentium Basic"/>
        </w:rPr>
        <w:t xml:space="preserve"> </w:t>
      </w:r>
      <w:r w:rsidR="00FE1AB3">
        <w:rPr>
          <w:rFonts w:ascii="Gentium Basic" w:hAnsi="Gentium Basic"/>
        </w:rPr>
        <w:t xml:space="preserve">CVD </w:t>
      </w:r>
      <w:r w:rsidR="00D14B3E">
        <w:rPr>
          <w:rFonts w:ascii="Gentium Basic" w:hAnsi="Gentium Basic"/>
        </w:rPr>
        <w:t xml:space="preserve">risk is not dependent on </w:t>
      </w:r>
      <w:r w:rsidR="00FE1AB3">
        <w:rPr>
          <w:rFonts w:ascii="Gentium Basic" w:hAnsi="Gentium Basic"/>
        </w:rPr>
        <w:t>T2DM</w:t>
      </w:r>
      <w:r w:rsidR="00D14B3E">
        <w:rPr>
          <w:rFonts w:ascii="Gentium Basic" w:hAnsi="Gentium Basic"/>
        </w:rPr>
        <w:t xml:space="preserve"> </w:t>
      </w:r>
      <w:r w:rsidR="008E77EE">
        <w:rPr>
          <w:rFonts w:ascii="Gentium Basic" w:hAnsi="Gentium Basic"/>
        </w:rPr>
        <w:t>suggest</w:t>
      </w:r>
      <w:r w:rsidR="00D14B3E">
        <w:rPr>
          <w:rFonts w:ascii="Gentium Basic" w:hAnsi="Gentium Basic"/>
        </w:rPr>
        <w:t>s</w:t>
      </w:r>
      <w:r w:rsidR="008E77EE">
        <w:rPr>
          <w:rFonts w:ascii="Gentium Basic" w:hAnsi="Gentium Basic"/>
        </w:rPr>
        <w:t xml:space="preserve"> </w:t>
      </w:r>
      <w:r w:rsidR="00D14B3E">
        <w:rPr>
          <w:rFonts w:ascii="Gentium Basic" w:hAnsi="Gentium Basic"/>
        </w:rPr>
        <w:t>distinct</w:t>
      </w:r>
      <w:r w:rsidR="008E77EE">
        <w:rPr>
          <w:rFonts w:ascii="Gentium Basic" w:hAnsi="Gentium Basic"/>
        </w:rPr>
        <w:t xml:space="preserve"> </w:t>
      </w:r>
      <w:r w:rsidR="00D14B3E">
        <w:rPr>
          <w:rFonts w:ascii="Gentium Basic" w:hAnsi="Gentium Basic"/>
        </w:rPr>
        <w:t>aetiology</w:t>
      </w:r>
      <w:r w:rsidR="008E77EE">
        <w:rPr>
          <w:rFonts w:ascii="Gentium Basic" w:hAnsi="Gentium Basic"/>
        </w:rPr>
        <w:t>.  H</w:t>
      </w:r>
      <w:r>
        <w:rPr>
          <w:rFonts w:ascii="Gentium Basic" w:hAnsi="Gentium Basic"/>
        </w:rPr>
        <w:t>owever</w:t>
      </w:r>
      <w:r w:rsidR="008E77EE">
        <w:rPr>
          <w:rFonts w:ascii="Gentium Basic" w:hAnsi="Gentium Basic"/>
        </w:rPr>
        <w:t>,</w:t>
      </w:r>
      <w:r>
        <w:rPr>
          <w:rFonts w:ascii="Gentium Basic" w:hAnsi="Gentium Basic"/>
        </w:rPr>
        <w:t xml:space="preserve"> this has not been </w:t>
      </w:r>
      <w:r w:rsidR="001748EA">
        <w:rPr>
          <w:rFonts w:ascii="Gentium Basic" w:hAnsi="Gentium Basic"/>
        </w:rPr>
        <w:t>repor</w:t>
      </w:r>
      <w:r>
        <w:rPr>
          <w:rFonts w:ascii="Gentium Basic" w:hAnsi="Gentium Basic"/>
        </w:rPr>
        <w:t>ted.  Further</w:t>
      </w:r>
      <w:r w:rsidR="008E77EE">
        <w:rPr>
          <w:rFonts w:ascii="Gentium Basic" w:hAnsi="Gentium Basic"/>
        </w:rPr>
        <w:t>more</w:t>
      </w:r>
      <w:r>
        <w:rPr>
          <w:rFonts w:ascii="Gentium Basic" w:hAnsi="Gentium Basic"/>
        </w:rPr>
        <w:t xml:space="preserve">, typically, the hyperglycaemia </w:t>
      </w:r>
      <w:r w:rsidR="008E77EE">
        <w:rPr>
          <w:rFonts w:ascii="Gentium Basic" w:hAnsi="Gentium Basic"/>
        </w:rPr>
        <w:t>th</w:t>
      </w:r>
      <w:r w:rsidR="00FE1AB3">
        <w:rPr>
          <w:rFonts w:ascii="Gentium Basic" w:hAnsi="Gentium Basic"/>
        </w:rPr>
        <w:t>at defines gestational diabetes</w:t>
      </w:r>
      <w:r>
        <w:rPr>
          <w:rFonts w:ascii="Gentium Basic" w:hAnsi="Gentium Basic"/>
        </w:rPr>
        <w:t xml:space="preserve"> disappears </w:t>
      </w:r>
      <w:r w:rsidR="008E77EE">
        <w:rPr>
          <w:rFonts w:ascii="Gentium Basic" w:hAnsi="Gentium Basic"/>
        </w:rPr>
        <w:t xml:space="preserve">soon </w:t>
      </w:r>
      <w:r>
        <w:rPr>
          <w:rFonts w:ascii="Gentium Basic" w:hAnsi="Gentium Basic"/>
        </w:rPr>
        <w:t xml:space="preserve">after delivery, suggesting that the </w:t>
      </w:r>
      <w:r w:rsidR="008E77EE">
        <w:rPr>
          <w:rFonts w:ascii="Gentium Basic" w:hAnsi="Gentium Basic"/>
        </w:rPr>
        <w:t xml:space="preserve">CVD that emerges </w:t>
      </w:r>
      <w:r>
        <w:rPr>
          <w:rFonts w:ascii="Gentium Basic" w:hAnsi="Gentium Basic"/>
        </w:rPr>
        <w:t xml:space="preserve">later </w:t>
      </w:r>
      <w:r w:rsidR="008E77EE">
        <w:rPr>
          <w:rFonts w:ascii="Gentium Basic" w:hAnsi="Gentium Basic"/>
        </w:rPr>
        <w:t>is</w:t>
      </w:r>
      <w:r>
        <w:rPr>
          <w:rFonts w:ascii="Gentium Basic" w:hAnsi="Gentium Basic"/>
        </w:rPr>
        <w:t xml:space="preserve"> not attributable to long-term hyperglycaemia.  </w:t>
      </w:r>
      <w:r w:rsidR="008E77EE">
        <w:rPr>
          <w:rFonts w:ascii="Gentium Basic" w:hAnsi="Gentium Basic"/>
        </w:rPr>
        <w:t xml:space="preserve">The </w:t>
      </w:r>
      <w:r w:rsidR="007A6BD5">
        <w:rPr>
          <w:rFonts w:ascii="Gentium Basic" w:hAnsi="Gentium Basic"/>
        </w:rPr>
        <w:t xml:space="preserve">lack of </w:t>
      </w:r>
      <w:r w:rsidR="00ED696F">
        <w:rPr>
          <w:rFonts w:ascii="Gentium Basic" w:hAnsi="Gentium Basic"/>
        </w:rPr>
        <w:t xml:space="preserve">correlation between </w:t>
      </w:r>
      <w:r w:rsidR="007A6BD5">
        <w:rPr>
          <w:rFonts w:ascii="Gentium Basic" w:hAnsi="Gentium Basic"/>
        </w:rPr>
        <w:t xml:space="preserve">this </w:t>
      </w:r>
      <w:r w:rsidR="009A1749">
        <w:rPr>
          <w:rFonts w:ascii="Gentium Basic" w:hAnsi="Gentium Basic"/>
        </w:rPr>
        <w:t xml:space="preserve">well-known </w:t>
      </w:r>
      <w:r w:rsidR="007A6BD5">
        <w:rPr>
          <w:rFonts w:ascii="Gentium Basic" w:hAnsi="Gentium Basic"/>
        </w:rPr>
        <w:t xml:space="preserve">characteristic of GDM, </w:t>
      </w:r>
      <w:r w:rsidR="007A6BD5" w:rsidRPr="00BE0ED4">
        <w:rPr>
          <w:rFonts w:ascii="Gentium Basic" w:hAnsi="Gentium Basic"/>
          <w:i/>
        </w:rPr>
        <w:t>i.e.</w:t>
      </w:r>
      <w:r w:rsidR="007A6BD5">
        <w:rPr>
          <w:rFonts w:ascii="Gentium Basic" w:hAnsi="Gentium Basic"/>
        </w:rPr>
        <w:t xml:space="preserve"> </w:t>
      </w:r>
      <w:r w:rsidR="00ED696F">
        <w:rPr>
          <w:rFonts w:ascii="Gentium Basic" w:hAnsi="Gentium Basic"/>
        </w:rPr>
        <w:t xml:space="preserve">hyperglycaemia and </w:t>
      </w:r>
      <w:r w:rsidR="009A1749">
        <w:rPr>
          <w:rFonts w:ascii="Gentium Basic" w:hAnsi="Gentium Basic"/>
        </w:rPr>
        <w:t xml:space="preserve">future </w:t>
      </w:r>
      <w:r w:rsidR="007A6BD5">
        <w:rPr>
          <w:rFonts w:ascii="Gentium Basic" w:hAnsi="Gentium Basic"/>
        </w:rPr>
        <w:t>cardio-</w:t>
      </w:r>
      <w:r w:rsidR="00FE1AB3">
        <w:rPr>
          <w:rFonts w:ascii="Gentium Basic" w:hAnsi="Gentium Basic"/>
        </w:rPr>
        <w:t xml:space="preserve">metabolic disease </w:t>
      </w:r>
      <w:r w:rsidR="00ED696F">
        <w:rPr>
          <w:rFonts w:ascii="Gentium Basic" w:hAnsi="Gentium Basic"/>
        </w:rPr>
        <w:t xml:space="preserve">has motivated </w:t>
      </w:r>
      <w:r w:rsidR="007A6BD5">
        <w:rPr>
          <w:rFonts w:ascii="Gentium Basic" w:hAnsi="Gentium Basic"/>
        </w:rPr>
        <w:t xml:space="preserve">us to </w:t>
      </w:r>
      <w:r w:rsidR="00ED696F">
        <w:rPr>
          <w:rFonts w:ascii="Gentium Basic" w:hAnsi="Gentium Basic"/>
        </w:rPr>
        <w:t xml:space="preserve">search for other </w:t>
      </w:r>
      <w:r w:rsidR="009A1749">
        <w:rPr>
          <w:rFonts w:ascii="Gentium Basic" w:hAnsi="Gentium Basic"/>
        </w:rPr>
        <w:t xml:space="preserve">possible </w:t>
      </w:r>
      <w:r w:rsidR="00ED696F">
        <w:rPr>
          <w:rFonts w:ascii="Gentium Basic" w:hAnsi="Gentium Basic"/>
        </w:rPr>
        <w:t xml:space="preserve">explanations.  </w:t>
      </w:r>
    </w:p>
    <w:p w14:paraId="15FA199E" w14:textId="77777777" w:rsidR="0076419F" w:rsidRDefault="0076419F" w:rsidP="00A80950">
      <w:pPr>
        <w:spacing w:line="360" w:lineRule="auto"/>
        <w:rPr>
          <w:rFonts w:ascii="Gentium Basic" w:hAnsi="Gentium Basic"/>
        </w:rPr>
      </w:pPr>
    </w:p>
    <w:p w14:paraId="5E5699A0" w14:textId="4FB4D94C" w:rsidR="00EB7B40" w:rsidRDefault="00BF3CEA" w:rsidP="00A80950">
      <w:pPr>
        <w:spacing w:line="360" w:lineRule="auto"/>
        <w:rPr>
          <w:rFonts w:ascii="Gentium Basic" w:hAnsi="Gentium Basic"/>
        </w:rPr>
      </w:pPr>
      <w:r>
        <w:rPr>
          <w:rFonts w:ascii="Gentium Basic" w:hAnsi="Gentium Basic"/>
        </w:rPr>
        <w:t xml:space="preserve">Studies of lipid metabolism </w:t>
      </w:r>
      <w:r w:rsidR="00D5466F">
        <w:rPr>
          <w:rFonts w:ascii="Gentium Basic" w:hAnsi="Gentium Basic"/>
        </w:rPr>
        <w:t xml:space="preserve">during pregnancy </w:t>
      </w:r>
      <w:r w:rsidR="009A1749">
        <w:rPr>
          <w:rFonts w:ascii="Gentium Basic" w:hAnsi="Gentium Basic"/>
        </w:rPr>
        <w:t xml:space="preserve">and even </w:t>
      </w:r>
      <w:r w:rsidR="00BE0ED4">
        <w:rPr>
          <w:rFonts w:ascii="Gentium Basic" w:hAnsi="Gentium Basic"/>
        </w:rPr>
        <w:t>before</w:t>
      </w:r>
      <w:r w:rsidR="009A1749">
        <w:rPr>
          <w:rFonts w:ascii="Gentium Basic" w:hAnsi="Gentium Basic"/>
        </w:rPr>
        <w:t xml:space="preserve"> the</w:t>
      </w:r>
      <w:r w:rsidR="0076419F">
        <w:rPr>
          <w:rFonts w:ascii="Gentium Basic" w:hAnsi="Gentium Basic"/>
        </w:rPr>
        <w:t xml:space="preserve"> </w:t>
      </w:r>
      <w:r w:rsidR="00D5466F">
        <w:rPr>
          <w:rFonts w:ascii="Gentium Basic" w:hAnsi="Gentium Basic"/>
        </w:rPr>
        <w:t>diagnosis of</w:t>
      </w:r>
      <w:r>
        <w:rPr>
          <w:rFonts w:ascii="Gentium Basic" w:hAnsi="Gentium Basic"/>
        </w:rPr>
        <w:t xml:space="preserve"> </w:t>
      </w:r>
      <w:r w:rsidR="0076419F">
        <w:rPr>
          <w:rFonts w:ascii="Gentium Basic" w:hAnsi="Gentium Basic"/>
        </w:rPr>
        <w:t>GDM</w:t>
      </w:r>
      <w:r>
        <w:rPr>
          <w:rFonts w:ascii="Gentium Basic" w:hAnsi="Gentium Basic"/>
        </w:rPr>
        <w:t xml:space="preserve"> </w:t>
      </w:r>
      <w:r w:rsidR="009A1749">
        <w:rPr>
          <w:rFonts w:ascii="Gentium Basic" w:hAnsi="Gentium Basic"/>
        </w:rPr>
        <w:t>showed</w:t>
      </w:r>
      <w:r w:rsidR="007F75FD">
        <w:rPr>
          <w:rFonts w:ascii="Gentium Basic" w:hAnsi="Gentium Basic"/>
        </w:rPr>
        <w:t xml:space="preserve"> that </w:t>
      </w:r>
      <w:r>
        <w:rPr>
          <w:rFonts w:ascii="Gentium Basic" w:hAnsi="Gentium Basic"/>
        </w:rPr>
        <w:t xml:space="preserve">several lipid pathways are dysregulated before </w:t>
      </w:r>
      <w:r w:rsidR="008E77EE">
        <w:rPr>
          <w:rFonts w:ascii="Gentium Basic" w:hAnsi="Gentium Basic"/>
        </w:rPr>
        <w:t>the hyperglycaemia associated with</w:t>
      </w:r>
      <w:r>
        <w:rPr>
          <w:rFonts w:ascii="Gentium Basic" w:hAnsi="Gentium Basic"/>
        </w:rPr>
        <w:t xml:space="preserve"> GDM</w:t>
      </w:r>
      <w:r w:rsidR="008E77EE">
        <w:rPr>
          <w:rFonts w:ascii="Gentium Basic" w:hAnsi="Gentium Basic"/>
        </w:rPr>
        <w:t xml:space="preserve"> becomes established</w:t>
      </w:r>
      <w:r w:rsidR="007F75FD">
        <w:rPr>
          <w:rFonts w:ascii="Gentium Basic" w:hAnsi="Gentium Basic"/>
        </w:rPr>
        <w:t xml:space="preserve"> </w:t>
      </w:r>
      <w:r w:rsidR="00AA626F">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11" w:tooltip="Furse, 2019 #26813" w:history="1">
        <w:r w:rsidR="007F536D">
          <w:rPr>
            <w:rFonts w:ascii="Gentium Basic" w:hAnsi="Gentium Basic"/>
            <w:noProof/>
          </w:rPr>
          <w:t>11-13</w:t>
        </w:r>
      </w:hyperlink>
      <w:r w:rsidR="00001608">
        <w:rPr>
          <w:rFonts w:ascii="Gentium Basic" w:hAnsi="Gentium Basic"/>
          <w:noProof/>
        </w:rPr>
        <w:t>]</w:t>
      </w:r>
      <w:r w:rsidR="00AA626F">
        <w:rPr>
          <w:rFonts w:ascii="Gentium Basic" w:hAnsi="Gentium Basic"/>
        </w:rPr>
        <w:fldChar w:fldCharType="end"/>
      </w:r>
      <w:r>
        <w:rPr>
          <w:rFonts w:ascii="Gentium Basic" w:hAnsi="Gentium Basic"/>
        </w:rPr>
        <w:t>.  Specificall</w:t>
      </w:r>
      <w:r w:rsidR="00D5466F">
        <w:rPr>
          <w:rFonts w:ascii="Gentium Basic" w:hAnsi="Gentium Basic"/>
        </w:rPr>
        <w:t>y, serum-serum comparison</w:t>
      </w:r>
      <w:r>
        <w:rPr>
          <w:rFonts w:ascii="Gentium Basic" w:hAnsi="Gentium Basic"/>
        </w:rPr>
        <w:t xml:space="preserve">s </w:t>
      </w:r>
      <w:r w:rsidR="000A485D">
        <w:rPr>
          <w:rFonts w:ascii="Gentium Basic" w:hAnsi="Gentium Basic"/>
        </w:rPr>
        <w:t xml:space="preserve">of </w:t>
      </w:r>
      <w:r w:rsidR="0070376A">
        <w:rPr>
          <w:rFonts w:ascii="Gentium Basic" w:hAnsi="Gentium Basic"/>
        </w:rPr>
        <w:t xml:space="preserve">lean </w:t>
      </w:r>
      <w:r w:rsidR="000A485D">
        <w:rPr>
          <w:rFonts w:ascii="Gentium Basic" w:hAnsi="Gentium Basic"/>
        </w:rPr>
        <w:t xml:space="preserve">and hyperglycaemic groups </w:t>
      </w:r>
      <w:r>
        <w:rPr>
          <w:rFonts w:ascii="Gentium Basic" w:hAnsi="Gentium Basic"/>
        </w:rPr>
        <w:t>have identified candidate biomarkers in triglyceride</w:t>
      </w:r>
      <w:r w:rsidR="005E3A61">
        <w:rPr>
          <w:rFonts w:ascii="Gentium Basic" w:hAnsi="Gentium Basic"/>
        </w:rPr>
        <w:t xml:space="preserve"> (TG)</w:t>
      </w:r>
      <w:r>
        <w:rPr>
          <w:rFonts w:ascii="Gentium Basic" w:hAnsi="Gentium Basic"/>
        </w:rPr>
        <w:t>, phosphatidylcholine</w:t>
      </w:r>
      <w:r w:rsidR="005E3A61">
        <w:rPr>
          <w:rFonts w:ascii="Gentium Basic" w:hAnsi="Gentium Basic"/>
        </w:rPr>
        <w:t xml:space="preserve"> (PC)</w:t>
      </w:r>
      <w:r>
        <w:rPr>
          <w:rFonts w:ascii="Gentium Basic" w:hAnsi="Gentium Basic"/>
        </w:rPr>
        <w:t xml:space="preserve"> and </w:t>
      </w:r>
      <w:r w:rsidR="00EB7B40">
        <w:rPr>
          <w:rFonts w:ascii="Gentium Basic" w:hAnsi="Gentium Basic"/>
        </w:rPr>
        <w:t xml:space="preserve">sphingomyelin </w:t>
      </w:r>
      <w:r w:rsidR="005E3A61">
        <w:rPr>
          <w:rFonts w:ascii="Gentium Basic" w:hAnsi="Gentium Basic"/>
        </w:rPr>
        <w:t xml:space="preserve">(SM) </w:t>
      </w:r>
      <w:r w:rsidR="00D5466F">
        <w:rPr>
          <w:rFonts w:ascii="Gentium Basic" w:hAnsi="Gentium Basic"/>
        </w:rPr>
        <w:t xml:space="preserve">lipid </w:t>
      </w:r>
      <w:r w:rsidR="00EB7B40">
        <w:rPr>
          <w:rFonts w:ascii="Gentium Basic" w:hAnsi="Gentium Basic"/>
        </w:rPr>
        <w:t>classes</w:t>
      </w:r>
      <w:r w:rsidR="007F75FD">
        <w:rPr>
          <w:rFonts w:ascii="Gentium Basic" w:hAnsi="Gentium Basic"/>
        </w:rPr>
        <w:t xml:space="preserve"> </w:t>
      </w:r>
      <w:r w:rsidR="00AA626F">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11" w:tooltip="Furse, 2019 #26813" w:history="1">
        <w:r w:rsidR="007F536D">
          <w:rPr>
            <w:rFonts w:ascii="Gentium Basic" w:hAnsi="Gentium Basic"/>
            <w:noProof/>
          </w:rPr>
          <w:t>11-13</w:t>
        </w:r>
      </w:hyperlink>
      <w:r w:rsidR="00001608">
        <w:rPr>
          <w:rFonts w:ascii="Gentium Basic" w:hAnsi="Gentium Basic"/>
          <w:noProof/>
        </w:rPr>
        <w:t>]</w:t>
      </w:r>
      <w:r w:rsidR="00AA626F">
        <w:rPr>
          <w:rFonts w:ascii="Gentium Basic" w:hAnsi="Gentium Basic"/>
        </w:rPr>
        <w:fldChar w:fldCharType="end"/>
      </w:r>
      <w:r w:rsidR="00EB7B40">
        <w:rPr>
          <w:rFonts w:ascii="Gentium Basic" w:hAnsi="Gentium Basic"/>
        </w:rPr>
        <w:t>.</w:t>
      </w:r>
      <w:r>
        <w:rPr>
          <w:rFonts w:ascii="Gentium Basic" w:hAnsi="Gentium Basic"/>
        </w:rPr>
        <w:t xml:space="preserve"> </w:t>
      </w:r>
      <w:r w:rsidR="0076419F">
        <w:rPr>
          <w:rFonts w:ascii="Gentium Basic" w:hAnsi="Gentium Basic"/>
        </w:rPr>
        <w:t xml:space="preserve"> </w:t>
      </w:r>
      <w:r w:rsidR="00EB7B40">
        <w:rPr>
          <w:rFonts w:ascii="Gentium Basic" w:hAnsi="Gentium Basic"/>
        </w:rPr>
        <w:t>These classes cover both energy storage and distribution</w:t>
      </w:r>
      <w:r w:rsidR="005E3A61">
        <w:rPr>
          <w:rFonts w:ascii="Gentium Basic" w:hAnsi="Gentium Basic"/>
        </w:rPr>
        <w:t xml:space="preserve"> (TGs) and</w:t>
      </w:r>
      <w:r w:rsidR="00EB7B40">
        <w:rPr>
          <w:rFonts w:ascii="Gentium Basic" w:hAnsi="Gentium Basic"/>
        </w:rPr>
        <w:t xml:space="preserve"> </w:t>
      </w:r>
      <w:r w:rsidR="005E3A61">
        <w:rPr>
          <w:rFonts w:ascii="Gentium Basic" w:hAnsi="Gentium Basic"/>
        </w:rPr>
        <w:t xml:space="preserve">structural lipids (PC, SM).  Furthermore, most of the variables identified have several olefin bonds, indicating that </w:t>
      </w:r>
      <w:r w:rsidR="00EB7B40">
        <w:rPr>
          <w:rFonts w:ascii="Gentium Basic" w:hAnsi="Gentium Basic"/>
        </w:rPr>
        <w:t xml:space="preserve">the supply and distribution of </w:t>
      </w:r>
      <w:r w:rsidR="005E3A61">
        <w:rPr>
          <w:rFonts w:ascii="Gentium Basic" w:hAnsi="Gentium Basic"/>
        </w:rPr>
        <w:t>poly-unsaturated fatty acids may also be important.  As these changes show</w:t>
      </w:r>
      <w:r w:rsidR="004D0B7D">
        <w:rPr>
          <w:rFonts w:ascii="Gentium Basic" w:hAnsi="Gentium Basic"/>
        </w:rPr>
        <w:t xml:space="preserve"> dysregulation of lipid metabolism </w:t>
      </w:r>
      <w:r w:rsidR="007F75FD">
        <w:rPr>
          <w:rFonts w:ascii="Gentium Basic" w:hAnsi="Gentium Basic"/>
        </w:rPr>
        <w:t xml:space="preserve">in humans </w:t>
      </w:r>
      <w:r w:rsidR="004D0B7D">
        <w:rPr>
          <w:rFonts w:ascii="Gentium Basic" w:hAnsi="Gentium Basic"/>
        </w:rPr>
        <w:t>10 weeks before di</w:t>
      </w:r>
      <w:r w:rsidR="007F75FD">
        <w:rPr>
          <w:rFonts w:ascii="Gentium Basic" w:hAnsi="Gentium Basic"/>
        </w:rPr>
        <w:t>agnosis of gestational diabetes</w:t>
      </w:r>
      <w:r w:rsidR="004D0B7D">
        <w:rPr>
          <w:rFonts w:ascii="Gentium Basic" w:hAnsi="Gentium Basic"/>
        </w:rPr>
        <w:t xml:space="preserve"> and cover </w:t>
      </w:r>
      <w:r w:rsidR="007F75FD">
        <w:rPr>
          <w:rFonts w:ascii="Gentium Basic" w:hAnsi="Gentium Basic"/>
        </w:rPr>
        <w:t xml:space="preserve">both structural and energy-based </w:t>
      </w:r>
      <w:r w:rsidR="004D0B7D">
        <w:rPr>
          <w:rFonts w:ascii="Gentium Basic" w:hAnsi="Gentium Basic"/>
        </w:rPr>
        <w:t xml:space="preserve">lipid metabolism, </w:t>
      </w:r>
      <w:r w:rsidR="007F75FD">
        <w:rPr>
          <w:rFonts w:ascii="Gentium Basic" w:hAnsi="Gentium Basic"/>
        </w:rPr>
        <w:t>ther</w:t>
      </w:r>
      <w:r w:rsidR="005E3A61">
        <w:rPr>
          <w:rFonts w:ascii="Gentium Basic" w:hAnsi="Gentium Basic"/>
        </w:rPr>
        <w:t xml:space="preserve">e </w:t>
      </w:r>
      <w:r w:rsidR="007F75FD">
        <w:rPr>
          <w:rFonts w:ascii="Gentium Basic" w:hAnsi="Gentium Basic"/>
        </w:rPr>
        <w:t xml:space="preserve">is evidence of </w:t>
      </w:r>
      <w:r w:rsidR="00EB7B40">
        <w:rPr>
          <w:rFonts w:ascii="Gentium Basic" w:hAnsi="Gentium Basic"/>
        </w:rPr>
        <w:t>systemic dysregulation</w:t>
      </w:r>
      <w:r w:rsidR="007F75FD">
        <w:rPr>
          <w:rFonts w:ascii="Gentium Basic" w:hAnsi="Gentium Basic"/>
        </w:rPr>
        <w:t xml:space="preserve">.  </w:t>
      </w:r>
    </w:p>
    <w:p w14:paraId="5B98FEDB" w14:textId="77777777" w:rsidR="00EB7B40" w:rsidRDefault="00EB7B40" w:rsidP="00A80950">
      <w:pPr>
        <w:spacing w:line="360" w:lineRule="auto"/>
        <w:rPr>
          <w:rFonts w:ascii="Gentium Basic" w:hAnsi="Gentium Basic"/>
        </w:rPr>
      </w:pPr>
    </w:p>
    <w:p w14:paraId="009E1A6A" w14:textId="66061AD6" w:rsidR="00FA558E" w:rsidRDefault="00EB7B40" w:rsidP="00A80950">
      <w:pPr>
        <w:spacing w:line="360" w:lineRule="auto"/>
        <w:rPr>
          <w:rFonts w:ascii="Gentium Basic" w:hAnsi="Gentium Basic"/>
        </w:rPr>
      </w:pPr>
      <w:r>
        <w:rPr>
          <w:rFonts w:ascii="Gentium Basic" w:hAnsi="Gentium Basic"/>
        </w:rPr>
        <w:t xml:space="preserve">This </w:t>
      </w:r>
      <w:r w:rsidR="00E13DE4">
        <w:rPr>
          <w:rFonts w:ascii="Gentium Basic" w:hAnsi="Gentium Basic"/>
        </w:rPr>
        <w:t xml:space="preserve">evidence </w:t>
      </w:r>
      <w:r>
        <w:rPr>
          <w:rFonts w:ascii="Gentium Basic" w:hAnsi="Gentium Basic"/>
        </w:rPr>
        <w:t xml:space="preserve">led us to the hypothesis that </w:t>
      </w:r>
      <w:r w:rsidR="00231B15">
        <w:rPr>
          <w:rFonts w:ascii="Gentium Basic" w:hAnsi="Gentium Basic"/>
        </w:rPr>
        <w:t>diet-</w:t>
      </w:r>
      <w:r w:rsidR="009A1749">
        <w:rPr>
          <w:rFonts w:ascii="Gentium Basic" w:hAnsi="Gentium Basic"/>
        </w:rPr>
        <w:t>induced</w:t>
      </w:r>
      <w:r w:rsidR="00231B15">
        <w:rPr>
          <w:rFonts w:ascii="Gentium Basic" w:hAnsi="Gentium Basic"/>
        </w:rPr>
        <w:t xml:space="preserve"> </w:t>
      </w:r>
      <w:r w:rsidR="00E13DE4">
        <w:rPr>
          <w:rFonts w:ascii="Gentium Basic" w:hAnsi="Gentium Basic"/>
        </w:rPr>
        <w:t xml:space="preserve">GDM establishes </w:t>
      </w:r>
      <w:r w:rsidR="00432EE9">
        <w:rPr>
          <w:rFonts w:ascii="Gentium Basic" w:hAnsi="Gentium Basic"/>
        </w:rPr>
        <w:t xml:space="preserve">long-term </w:t>
      </w:r>
      <w:r w:rsidR="00E13DE4">
        <w:rPr>
          <w:rFonts w:ascii="Gentium Basic" w:hAnsi="Gentium Basic"/>
        </w:rPr>
        <w:t xml:space="preserve">changes </w:t>
      </w:r>
      <w:r w:rsidR="00432EE9">
        <w:rPr>
          <w:rFonts w:ascii="Gentium Basic" w:hAnsi="Gentium Basic"/>
        </w:rPr>
        <w:t>to</w:t>
      </w:r>
      <w:r w:rsidR="00E13DE4">
        <w:rPr>
          <w:rFonts w:ascii="Gentium Basic" w:hAnsi="Gentium Basic"/>
        </w:rPr>
        <w:t xml:space="preserve"> lipid metabolism after pregnancy</w:t>
      </w:r>
      <w:r w:rsidR="00510B8C">
        <w:rPr>
          <w:rFonts w:ascii="Gentium Basic" w:hAnsi="Gentium Basic"/>
        </w:rPr>
        <w:t>.  To test this, we used an</w:t>
      </w:r>
      <w:r w:rsidR="00E13DE4">
        <w:rPr>
          <w:rFonts w:ascii="Gentium Basic" w:hAnsi="Gentium Basic"/>
        </w:rPr>
        <w:t xml:space="preserve"> established </w:t>
      </w:r>
      <w:r w:rsidR="007F75FD">
        <w:rPr>
          <w:rFonts w:ascii="Gentium Basic" w:hAnsi="Gentium Basic"/>
        </w:rPr>
        <w:t xml:space="preserve">mouse </w:t>
      </w:r>
      <w:r w:rsidR="00E13DE4">
        <w:rPr>
          <w:rFonts w:ascii="Gentium Basic" w:hAnsi="Gentium Basic"/>
        </w:rPr>
        <w:t>model of GDM</w:t>
      </w:r>
      <w:r w:rsidR="007F75FD">
        <w:rPr>
          <w:rFonts w:ascii="Gentium Basic" w:hAnsi="Gentium Basic"/>
        </w:rPr>
        <w:t xml:space="preserve"> </w:t>
      </w:r>
      <w:r w:rsidR="00AA626F">
        <w:rPr>
          <w:rFonts w:ascii="Gentium Basic" w:hAnsi="Gentium Basic"/>
        </w:rPr>
        <w:fldChar w:fldCharType="begin">
          <w:fldData xml:space="preserve">PEVuZE5vdGU+PENpdGU+PEF1dGhvcj5GZXJuYW5kZXotVHdpbm48L0F1dGhvcj48WWVhcj4yMDE3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PEVuZE5vdGU+PENpdGU+PEF1dGhvcj5GZXJuYW5kZXotVHdpbm48L0F1dGhvcj48WWVhcj4yMDE3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14" w:tooltip="Fernandez-Twinn, 2017 #26422" w:history="1">
        <w:r w:rsidR="007F536D">
          <w:rPr>
            <w:rFonts w:ascii="Gentium Basic" w:hAnsi="Gentium Basic"/>
            <w:noProof/>
          </w:rPr>
          <w:t>14-16</w:t>
        </w:r>
      </w:hyperlink>
      <w:r w:rsidR="00001608">
        <w:rPr>
          <w:rFonts w:ascii="Gentium Basic" w:hAnsi="Gentium Basic"/>
          <w:noProof/>
        </w:rPr>
        <w:t>]</w:t>
      </w:r>
      <w:r w:rsidR="00AA626F">
        <w:rPr>
          <w:rFonts w:ascii="Gentium Basic" w:hAnsi="Gentium Basic"/>
        </w:rPr>
        <w:fldChar w:fldCharType="end"/>
      </w:r>
      <w:r w:rsidR="00AC5CED">
        <w:rPr>
          <w:rFonts w:ascii="Gentium Basic" w:hAnsi="Gentium Basic"/>
        </w:rPr>
        <w:t xml:space="preserve"> (</w:t>
      </w:r>
      <w:r w:rsidR="00AC5CED">
        <w:rPr>
          <w:rFonts w:ascii="Gentium Basic" w:hAnsi="Gentium Basic"/>
          <w:i/>
        </w:rPr>
        <w:t>Fig. 1A</w:t>
      </w:r>
      <w:r w:rsidR="00AC5CED">
        <w:rPr>
          <w:rFonts w:ascii="Gentium Basic" w:hAnsi="Gentium Basic"/>
        </w:rPr>
        <w:t>)</w:t>
      </w:r>
      <w:r w:rsidR="00510B8C">
        <w:rPr>
          <w:rFonts w:ascii="Gentium Basic" w:hAnsi="Gentium Basic"/>
        </w:rPr>
        <w:t xml:space="preserve">, collecting </w:t>
      </w:r>
      <w:r w:rsidR="00DB1C51">
        <w:rPr>
          <w:rFonts w:ascii="Gentium Basic" w:hAnsi="Gentium Basic"/>
        </w:rPr>
        <w:t xml:space="preserve">glycaemia and insulinaemia data </w:t>
      </w:r>
      <w:r w:rsidR="009A1749">
        <w:rPr>
          <w:rFonts w:ascii="Gentium Basic" w:hAnsi="Gentium Basic"/>
        </w:rPr>
        <w:t>as well as</w:t>
      </w:r>
      <w:r w:rsidR="00DB1C51">
        <w:rPr>
          <w:rFonts w:ascii="Gentium Basic" w:hAnsi="Gentium Basic"/>
        </w:rPr>
        <w:t xml:space="preserve"> </w:t>
      </w:r>
      <w:r w:rsidR="00510B8C">
        <w:rPr>
          <w:rFonts w:ascii="Gentium Basic" w:hAnsi="Gentium Basic"/>
        </w:rPr>
        <w:t>a batte</w:t>
      </w:r>
      <w:r w:rsidR="00A2749F">
        <w:rPr>
          <w:rFonts w:ascii="Gentium Basic" w:hAnsi="Gentium Basic"/>
        </w:rPr>
        <w:t xml:space="preserve">ry of tissues </w:t>
      </w:r>
      <w:r w:rsidR="009A1749">
        <w:rPr>
          <w:rFonts w:ascii="Gentium Basic" w:hAnsi="Gentium Basic"/>
        </w:rPr>
        <w:t xml:space="preserve">to determine </w:t>
      </w:r>
      <w:r w:rsidR="00A2749F">
        <w:rPr>
          <w:rFonts w:ascii="Gentium Basic" w:hAnsi="Gentium Basic"/>
        </w:rPr>
        <w:t xml:space="preserve">organismal lipid metabolism </w:t>
      </w:r>
      <w:r w:rsidR="00231B15">
        <w:rPr>
          <w:rFonts w:ascii="Gentium Basic" w:hAnsi="Gentium Basic"/>
        </w:rPr>
        <w:t>after weaning</w:t>
      </w:r>
      <w:r w:rsidR="00AC5CED">
        <w:rPr>
          <w:rFonts w:ascii="Gentium Basic" w:hAnsi="Gentium Basic"/>
        </w:rPr>
        <w:t xml:space="preserve"> (</w:t>
      </w:r>
      <w:r w:rsidR="00AC5CED">
        <w:rPr>
          <w:rFonts w:ascii="Gentium Basic" w:hAnsi="Gentium Basic"/>
          <w:i/>
        </w:rPr>
        <w:t>Fig. 1B</w:t>
      </w:r>
      <w:r w:rsidR="00AC5CED">
        <w:rPr>
          <w:rFonts w:ascii="Gentium Basic" w:hAnsi="Gentium Basic"/>
        </w:rPr>
        <w:t>)</w:t>
      </w:r>
      <w:r w:rsidR="00231B15">
        <w:rPr>
          <w:rFonts w:ascii="Gentium Basic" w:hAnsi="Gentium Basic"/>
        </w:rPr>
        <w:t xml:space="preserve">.  </w:t>
      </w:r>
      <w:r w:rsidR="00AC5CED">
        <w:rPr>
          <w:rFonts w:ascii="Gentium Basic" w:hAnsi="Gentium Basic"/>
        </w:rPr>
        <w:t>A</w:t>
      </w:r>
      <w:r w:rsidR="00ED696F">
        <w:rPr>
          <w:rFonts w:ascii="Gentium Basic" w:hAnsi="Gentium Basic"/>
        </w:rPr>
        <w:t xml:space="preserve">n updated </w:t>
      </w:r>
      <w:r w:rsidR="009A1749">
        <w:rPr>
          <w:rFonts w:ascii="Gentium Basic" w:hAnsi="Gentium Basic"/>
        </w:rPr>
        <w:t xml:space="preserve">version </w:t>
      </w:r>
      <w:r w:rsidR="00ED696F">
        <w:rPr>
          <w:rFonts w:ascii="Gentium Basic" w:hAnsi="Gentium Basic"/>
        </w:rPr>
        <w:t xml:space="preserve">of </w:t>
      </w:r>
      <w:r w:rsidR="00ED696F" w:rsidRPr="00506F4C">
        <w:rPr>
          <w:rFonts w:ascii="Gentium Basic" w:hAnsi="Gentium Basic"/>
        </w:rPr>
        <w:t>Lipid Traffic Analysis</w:t>
      </w:r>
      <w:r w:rsidR="00DA539F">
        <w:rPr>
          <w:rFonts w:ascii="Gentium Basic" w:hAnsi="Gentium Basic"/>
        </w:rPr>
        <w:t xml:space="preserve"> </w:t>
      </w:r>
      <w:r w:rsidR="00ED696F" w:rsidRPr="00506F4C">
        <w:rPr>
          <w:rFonts w:ascii="Gentium Basic" w:hAnsi="Gentium Basic"/>
        </w:rPr>
        <w:fldChar w:fldCharType="begin"/>
      </w:r>
      <w:r w:rsidR="00001608">
        <w:rPr>
          <w:rFonts w:ascii="Gentium Basic" w:hAnsi="Gentium Basic"/>
        </w:rPr>
        <w:instrText xml:space="preserve"> ADDIN EN.CITE &lt;EndNote&gt;&lt;Cite&gt;&lt;Author&gt;Furse&lt;/Author&gt;&lt;Year&gt;2020&lt;/Year&gt;&lt;RecNum&gt;26762&lt;/RecNum&gt;&lt;DisplayText&gt;[17, 18]&lt;/DisplayText&gt;&lt;record&gt;&lt;rec-number&gt;26762&lt;/rec-number&gt;&lt;foreign-keys&gt;&lt;key app="EN" db-id="xsfs52xdqvest2eavxmpwatxpdw09dxawvfv" timestamp="1568840361"&gt;26762&lt;/key&gt;&lt;/foreign-keys&gt;&lt;ref-type name="Journal Article"&gt;17&lt;/ref-type&gt;&lt;contributors&gt;&lt;authors&gt;&lt;author&gt;Furse, Samuel&lt;/author&gt;&lt;author&gt;Watkins, A. J.&lt;/author&gt;&lt;author&gt;Chiarugi, D.&lt;/author&gt;&lt;author&gt;Smith, J.&lt;/author&gt;&lt;author&gt;Hojat, Nima&lt;/author&gt;&lt;author&gt;Williams, H. E. L.&lt;/author&gt;&lt;author&gt;Koulman, A&lt;/author&gt;&lt;/authors&gt;&lt;/contributors&gt;&lt;titles&gt;&lt;title&gt;Revealing grand-paternal programming of lipid metabolism using a novel computational tool&lt;/title&gt;&lt;secondary-title&gt;BioRxiv&lt;/secondary-title&gt;&lt;/titles&gt;&lt;periodical&gt;&lt;full-title&gt;BioRxiv&lt;/full-title&gt;&lt;/periodical&gt;&lt;dates&gt;&lt;year&gt;2020&lt;/year&gt;&lt;/dates&gt;&lt;urls&gt;&lt;/urls&gt;&lt;electronic-resource-num&gt;10.1101/2020.06.23.166819 &lt;/electronic-resource-num&gt;&lt;/record&gt;&lt;/Cite&gt;&lt;Cite&gt;&lt;Author&gt;Furse&lt;/Author&gt;&lt;Year&gt;2021&lt;/Year&gt;&lt;RecNum&gt;27197&lt;/RecNum&gt;&lt;record&gt;&lt;rec-number&gt;27197&lt;/rec-number&gt;&lt;foreign-keys&gt;&lt;key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Biology&lt;/full-title&gt;&lt;/periodical&gt;&lt;dates&gt;&lt;year&gt;2021&lt;/year&gt;&lt;/dates&gt;&lt;urls&gt;&lt;/urls&gt;&lt;electronic-resource-num&gt;10.1038/s42003-021-01686-1&lt;/electronic-resource-num&gt;&lt;/record&gt;&lt;/Cite&gt;&lt;/EndNote&gt;</w:instrText>
      </w:r>
      <w:r w:rsidR="00ED696F" w:rsidRPr="00506F4C">
        <w:rPr>
          <w:rFonts w:ascii="Gentium Basic" w:hAnsi="Gentium Basic"/>
        </w:rPr>
        <w:fldChar w:fldCharType="separate"/>
      </w:r>
      <w:r w:rsidR="00001608">
        <w:rPr>
          <w:rFonts w:ascii="Gentium Basic" w:hAnsi="Gentium Basic"/>
          <w:noProof/>
        </w:rPr>
        <w:t>[</w:t>
      </w:r>
      <w:hyperlink w:anchor="_ENREF_17" w:tooltip="Furse, 2020 #26762" w:history="1">
        <w:r w:rsidR="007F536D">
          <w:rPr>
            <w:rFonts w:ascii="Gentium Basic" w:hAnsi="Gentium Basic"/>
            <w:noProof/>
          </w:rPr>
          <w:t>17</w:t>
        </w:r>
      </w:hyperlink>
      <w:r w:rsidR="00001608">
        <w:rPr>
          <w:rFonts w:ascii="Gentium Basic" w:hAnsi="Gentium Basic"/>
          <w:noProof/>
        </w:rPr>
        <w:t xml:space="preserve">, </w:t>
      </w:r>
      <w:hyperlink w:anchor="_ENREF_18" w:tooltip="Furse, 2021 #27197" w:history="1">
        <w:r w:rsidR="007F536D">
          <w:rPr>
            <w:rFonts w:ascii="Gentium Basic" w:hAnsi="Gentium Basic"/>
            <w:noProof/>
          </w:rPr>
          <w:t>18</w:t>
        </w:r>
      </w:hyperlink>
      <w:r w:rsidR="00001608">
        <w:rPr>
          <w:rFonts w:ascii="Gentium Basic" w:hAnsi="Gentium Basic"/>
          <w:noProof/>
        </w:rPr>
        <w:t>]</w:t>
      </w:r>
      <w:r w:rsidR="00ED696F" w:rsidRPr="00506F4C">
        <w:rPr>
          <w:rFonts w:ascii="Gentium Basic" w:hAnsi="Gentium Basic"/>
        </w:rPr>
        <w:fldChar w:fldCharType="end"/>
      </w:r>
      <w:r w:rsidR="00ED696F" w:rsidRPr="00506F4C">
        <w:rPr>
          <w:rFonts w:ascii="Gentium Basic" w:hAnsi="Gentium Basic"/>
        </w:rPr>
        <w:t xml:space="preserve"> (</w:t>
      </w:r>
      <w:r w:rsidR="00ED696F">
        <w:rPr>
          <w:rFonts w:ascii="Gentium Basic" w:hAnsi="Gentium Basic"/>
        </w:rPr>
        <w:t xml:space="preserve">LTA, </w:t>
      </w:r>
      <w:r w:rsidR="00ED696F" w:rsidRPr="00506F4C">
        <w:rPr>
          <w:rFonts w:ascii="Gentium Basic" w:hAnsi="Gentium Basic"/>
        </w:rPr>
        <w:t>v2.3)</w:t>
      </w:r>
      <w:r w:rsidR="00ED696F">
        <w:rPr>
          <w:rFonts w:ascii="Gentium Basic" w:hAnsi="Gentium Basic"/>
        </w:rPr>
        <w:t xml:space="preserve"> </w:t>
      </w:r>
      <w:r w:rsidR="00AC5CED">
        <w:rPr>
          <w:rFonts w:ascii="Gentium Basic" w:hAnsi="Gentium Basic"/>
        </w:rPr>
        <w:t xml:space="preserve">was used </w:t>
      </w:r>
      <w:r w:rsidR="00B76165">
        <w:rPr>
          <w:rFonts w:ascii="Gentium Basic" w:hAnsi="Gentium Basic"/>
        </w:rPr>
        <w:t xml:space="preserve">to </w:t>
      </w:r>
      <w:r w:rsidR="00DB1C51">
        <w:rPr>
          <w:rFonts w:ascii="Gentium Basic" w:hAnsi="Gentium Basic"/>
        </w:rPr>
        <w:t xml:space="preserve">analyse lipidomics data from the tissues </w:t>
      </w:r>
      <w:r w:rsidR="00ED696F">
        <w:rPr>
          <w:rFonts w:ascii="Gentium Basic" w:hAnsi="Gentium Basic"/>
        </w:rPr>
        <w:t xml:space="preserve">to </w:t>
      </w:r>
      <w:r w:rsidR="00ED696F" w:rsidRPr="00C927C1">
        <w:rPr>
          <w:rFonts w:ascii="Gentium Basic" w:hAnsi="Gentium Basic"/>
        </w:rPr>
        <w:t>characterise the number, type and abundance of lipid</w:t>
      </w:r>
      <w:r w:rsidR="00AC5CED">
        <w:rPr>
          <w:rFonts w:ascii="Gentium Basic" w:hAnsi="Gentium Basic"/>
        </w:rPr>
        <w:t xml:space="preserve"> variable</w:t>
      </w:r>
      <w:r w:rsidR="00DB1C51">
        <w:rPr>
          <w:rFonts w:ascii="Gentium Basic" w:hAnsi="Gentium Basic"/>
        </w:rPr>
        <w:t>s in and between compartments</w:t>
      </w:r>
      <w:r w:rsidR="00AC5CED">
        <w:rPr>
          <w:rFonts w:ascii="Gentium Basic" w:hAnsi="Gentium Basic"/>
        </w:rPr>
        <w:t xml:space="preserve"> in</w:t>
      </w:r>
      <w:r w:rsidR="00ED696F">
        <w:rPr>
          <w:rFonts w:ascii="Gentium Basic" w:hAnsi="Gentium Basic"/>
        </w:rPr>
        <w:t xml:space="preserve"> the two phenotype groups</w:t>
      </w:r>
      <w:r w:rsidR="00ED696F" w:rsidRPr="00C927C1">
        <w:rPr>
          <w:rFonts w:ascii="Gentium Basic" w:hAnsi="Gentium Basic"/>
        </w:rPr>
        <w:t xml:space="preserve">.  </w:t>
      </w:r>
      <w:r w:rsidR="00AC5CED">
        <w:rPr>
          <w:rFonts w:ascii="Gentium Basic" w:hAnsi="Gentium Basic"/>
        </w:rPr>
        <w:t>LTA</w:t>
      </w:r>
      <w:r w:rsidR="00ED696F">
        <w:rPr>
          <w:rFonts w:ascii="Gentium Basic" w:hAnsi="Gentium Basic"/>
        </w:rPr>
        <w:t xml:space="preserve"> is useful for testing the hypothesis because it uses the spatial distribution of lipids to indicate how the </w:t>
      </w:r>
      <w:r w:rsidR="00DA539F">
        <w:rPr>
          <w:rFonts w:ascii="Gentium Basic" w:hAnsi="Gentium Basic"/>
        </w:rPr>
        <w:t>infrastructure or machinery that controls</w:t>
      </w:r>
      <w:r w:rsidR="00ED696F">
        <w:rPr>
          <w:rFonts w:ascii="Gentium Basic" w:hAnsi="Gentium Basic"/>
        </w:rPr>
        <w:t xml:space="preserve"> lipid metabolism differs between </w:t>
      </w:r>
      <w:r w:rsidR="00DA539F">
        <w:rPr>
          <w:rFonts w:ascii="Gentium Basic" w:hAnsi="Gentium Basic"/>
        </w:rPr>
        <w:t xml:space="preserve">two </w:t>
      </w:r>
      <w:r w:rsidR="00ED696F">
        <w:rPr>
          <w:rFonts w:ascii="Gentium Basic" w:hAnsi="Gentium Basic"/>
        </w:rPr>
        <w:t xml:space="preserve">phenotypes.  </w:t>
      </w:r>
    </w:p>
    <w:p w14:paraId="6B899CEC" w14:textId="77777777" w:rsidR="00231B15" w:rsidRDefault="00231B15" w:rsidP="00231B15">
      <w:pPr>
        <w:spacing w:line="360" w:lineRule="auto"/>
        <w:rPr>
          <w:rFonts w:ascii="Gentium Basic" w:hAnsi="Gentium Basic"/>
        </w:rPr>
      </w:pPr>
    </w:p>
    <w:p w14:paraId="1955F6FC" w14:textId="79691592" w:rsidR="00231B15" w:rsidRPr="00506F4C" w:rsidRDefault="00231B15" w:rsidP="00231B15">
      <w:pPr>
        <w:spacing w:line="360" w:lineRule="auto"/>
        <w:rPr>
          <w:rFonts w:ascii="Gentium Basic" w:hAnsi="Gentium Basic"/>
        </w:rPr>
      </w:pPr>
      <w:r>
        <w:rPr>
          <w:rFonts w:ascii="Gentium Basic" w:hAnsi="Gentium Basic"/>
        </w:rPr>
        <w:t>It was imp</w:t>
      </w:r>
      <w:r w:rsidR="00DB1C51">
        <w:rPr>
          <w:rFonts w:ascii="Gentium Basic" w:hAnsi="Gentium Basic"/>
        </w:rPr>
        <w:t>ortant to test this hypothesis because</w:t>
      </w:r>
      <w:r>
        <w:rPr>
          <w:rFonts w:ascii="Gentium Basic" w:hAnsi="Gentium Basic"/>
        </w:rPr>
        <w:t xml:space="preserve"> poor metabolic health during pregnancy has profound and long-term consequences for both the mother and offspring.  </w:t>
      </w:r>
      <w:r w:rsidR="009932F6">
        <w:rPr>
          <w:rFonts w:ascii="Gentium Basic" w:hAnsi="Gentium Basic"/>
        </w:rPr>
        <w:t>Studies of humans show that t</w:t>
      </w:r>
      <w:r>
        <w:rPr>
          <w:rFonts w:ascii="Gentium Basic" w:hAnsi="Gentium Basic"/>
        </w:rPr>
        <w:t xml:space="preserve">here is </w:t>
      </w:r>
      <w:r w:rsidR="00F86F9E">
        <w:rPr>
          <w:rFonts w:ascii="Gentium Basic" w:hAnsi="Gentium Basic"/>
        </w:rPr>
        <w:t>a much higher risk of metabolic</w:t>
      </w:r>
      <w:r w:rsidR="004F0BD7">
        <w:rPr>
          <w:rFonts w:ascii="Gentium Basic" w:hAnsi="Gentium Basic"/>
        </w:rPr>
        <w:t xml:space="preserve"> disease in women following a diagnosis of GDM</w:t>
      </w:r>
      <w:r w:rsidR="00DA539F">
        <w:rPr>
          <w:rFonts w:ascii="Gentium Basic" w:hAnsi="Gentium Basic"/>
        </w:rPr>
        <w:t xml:space="preserve"> </w:t>
      </w:r>
      <w:r w:rsidR="00AA626F">
        <w:rPr>
          <w:rFonts w:ascii="Gentium Basic" w:hAnsi="Gentium Basic"/>
        </w:rPr>
        <w:fldChar w:fldCharType="begin">
          <w:fldData xml:space="preserve">PEVuZE5vdGU+PENpdGU+PEF1dGhvcj5EYW1tPC9BdXRob3I+PFllYXI+MjAwOTwvWWVhcj48UmVj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PEVuZE5vdGU+PENpdGU+PEF1dGhvcj5EYW1tPC9BdXRob3I+PFllYXI+MjAwOTwvWWVhcj48UmVj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5" w:tooltip="Damm, 2009 #26637" w:history="1">
        <w:r w:rsidR="007F536D">
          <w:rPr>
            <w:rFonts w:ascii="Gentium Basic" w:hAnsi="Gentium Basic"/>
            <w:noProof/>
          </w:rPr>
          <w:t>5-8</w:t>
        </w:r>
      </w:hyperlink>
      <w:r w:rsidR="00001608">
        <w:rPr>
          <w:rFonts w:ascii="Gentium Basic" w:hAnsi="Gentium Basic"/>
          <w:noProof/>
        </w:rPr>
        <w:t xml:space="preserve">, </w:t>
      </w:r>
      <w:hyperlink w:anchor="_ENREF_10" w:tooltip="Kramer, 2019 #26864" w:history="1">
        <w:r w:rsidR="007F536D">
          <w:rPr>
            <w:rFonts w:ascii="Gentium Basic" w:hAnsi="Gentium Basic"/>
            <w:noProof/>
          </w:rPr>
          <w:t>10</w:t>
        </w:r>
      </w:hyperlink>
      <w:r w:rsidR="00001608">
        <w:rPr>
          <w:rFonts w:ascii="Gentium Basic" w:hAnsi="Gentium Basic"/>
          <w:noProof/>
        </w:rPr>
        <w:t>]</w:t>
      </w:r>
      <w:r w:rsidR="00AA626F">
        <w:rPr>
          <w:rFonts w:ascii="Gentium Basic" w:hAnsi="Gentium Basic"/>
        </w:rPr>
        <w:fldChar w:fldCharType="end"/>
      </w:r>
      <w:hyperlink w:anchor="_ENREF_5" w:tooltip="Herath, 2017 #26643" w:history="1"/>
      <w:r w:rsidR="004F0BD7">
        <w:rPr>
          <w:rFonts w:ascii="Gentium Basic" w:hAnsi="Gentium Basic"/>
        </w:rPr>
        <w:t xml:space="preserve">, and that </w:t>
      </w:r>
      <w:r w:rsidR="003B2408">
        <w:rPr>
          <w:rFonts w:ascii="Gentium Basic" w:hAnsi="Gentium Basic"/>
        </w:rPr>
        <w:t xml:space="preserve">the </w:t>
      </w:r>
      <w:r w:rsidR="004F0BD7">
        <w:rPr>
          <w:rFonts w:ascii="Gentium Basic" w:hAnsi="Gentium Basic"/>
        </w:rPr>
        <w:t xml:space="preserve">maternal obesity </w:t>
      </w:r>
      <w:r w:rsidR="00DA539F">
        <w:rPr>
          <w:rFonts w:ascii="Gentium Basic" w:hAnsi="Gentium Basic"/>
        </w:rPr>
        <w:t xml:space="preserve">that increases the risk of GDM also </w:t>
      </w:r>
      <w:r w:rsidR="004F0BD7">
        <w:rPr>
          <w:rFonts w:ascii="Gentium Basic" w:hAnsi="Gentium Basic"/>
        </w:rPr>
        <w:t xml:space="preserve">drives </w:t>
      </w:r>
      <w:r w:rsidRPr="00947D7A">
        <w:rPr>
          <w:rFonts w:ascii="Gentium Basic" w:hAnsi="Gentium Basic"/>
        </w:rPr>
        <w:t>nutritional programming</w:t>
      </w:r>
      <w:r w:rsidR="004F0BD7">
        <w:rPr>
          <w:rFonts w:ascii="Gentium Basic" w:hAnsi="Gentium Basic"/>
        </w:rPr>
        <w:t xml:space="preserve"> associated with metabolic disease in offspring</w:t>
      </w:r>
      <w:r w:rsidR="003B2408">
        <w:rPr>
          <w:rFonts w:ascii="Gentium Basic" w:hAnsi="Gentium Basic"/>
        </w:rPr>
        <w:t xml:space="preserve"> </w:t>
      </w:r>
      <w:r w:rsidRPr="00947D7A">
        <w:rPr>
          <w:rFonts w:ascii="Gentium Basic" w:hAnsi="Gentium Basic" w:cs="Gentium Plus"/>
        </w:rPr>
        <w:fldChar w:fldCharType="begin">
          <w:fldData xml:space="preserve">PEVuZE5vdGU+PENpdGU+PEF1dGhvcj5KYXp3aWVjPC9BdXRob3I+PFllYXI+MjAxOTwvWWVhcj48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==
</w:fldData>
        </w:fldChar>
      </w:r>
      <w:r w:rsidR="00001608">
        <w:rPr>
          <w:rFonts w:ascii="Gentium Basic" w:hAnsi="Gentium Basic" w:cs="Gentium Plus"/>
        </w:rPr>
        <w:instrText xml:space="preserve"> ADDIN EN.CITE </w:instrText>
      </w:r>
      <w:r w:rsidR="00001608">
        <w:rPr>
          <w:rFonts w:ascii="Gentium Basic" w:hAnsi="Gentium Basic" w:cs="Gentium Plus"/>
        </w:rPr>
        <w:fldChar w:fldCharType="begin">
          <w:fldData xml:space="preserve">PEVuZE5vdGU+PENpdGU+PEF1dGhvcj5KYXp3aWVjPC9BdXRob3I+PFllYXI+MjAxOTwvWWVhcj48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==
</w:fldData>
        </w:fldChar>
      </w:r>
      <w:r w:rsidR="00001608">
        <w:rPr>
          <w:rFonts w:ascii="Gentium Basic" w:hAnsi="Gentium Basic" w:cs="Gentium Plus"/>
        </w:rPr>
        <w:instrText xml:space="preserve"> ADDIN EN.CITE.DATA </w:instrText>
      </w:r>
      <w:r w:rsidR="00001608">
        <w:rPr>
          <w:rFonts w:ascii="Gentium Basic" w:hAnsi="Gentium Basic" w:cs="Gentium Plus"/>
        </w:rPr>
      </w:r>
      <w:r w:rsidR="00001608">
        <w:rPr>
          <w:rFonts w:ascii="Gentium Basic" w:hAnsi="Gentium Basic" w:cs="Gentium Plus"/>
        </w:rPr>
        <w:fldChar w:fldCharType="end"/>
      </w:r>
      <w:r w:rsidRPr="00947D7A">
        <w:rPr>
          <w:rFonts w:ascii="Gentium Basic" w:hAnsi="Gentium Basic" w:cs="Gentium Plus"/>
        </w:rPr>
      </w:r>
      <w:r w:rsidRPr="00947D7A">
        <w:rPr>
          <w:rFonts w:ascii="Gentium Basic" w:hAnsi="Gentium Basic" w:cs="Gentium Plus"/>
        </w:rPr>
        <w:fldChar w:fldCharType="separate"/>
      </w:r>
      <w:r w:rsidR="00001608">
        <w:rPr>
          <w:rFonts w:ascii="Gentium Basic" w:hAnsi="Gentium Basic" w:cs="Gentium Plus"/>
          <w:noProof/>
        </w:rPr>
        <w:t>[</w:t>
      </w:r>
      <w:hyperlink w:anchor="_ENREF_19" w:tooltip="Jazwiec, 2019 #26978" w:history="1">
        <w:r w:rsidR="007F536D">
          <w:rPr>
            <w:rFonts w:ascii="Gentium Basic" w:hAnsi="Gentium Basic" w:cs="Gentium Plus"/>
            <w:noProof/>
          </w:rPr>
          <w:t>19</w:t>
        </w:r>
      </w:hyperlink>
      <w:r w:rsidR="00001608">
        <w:rPr>
          <w:rFonts w:ascii="Gentium Basic" w:hAnsi="Gentium Basic" w:cs="Gentium Plus"/>
          <w:noProof/>
        </w:rPr>
        <w:t xml:space="preserve">, </w:t>
      </w:r>
      <w:hyperlink w:anchor="_ENREF_20" w:tooltip="Tarry-Adkins, 2017 #26979" w:history="1">
        <w:r w:rsidR="007F536D">
          <w:rPr>
            <w:rFonts w:ascii="Gentium Basic" w:hAnsi="Gentium Basic" w:cs="Gentium Plus"/>
            <w:noProof/>
          </w:rPr>
          <w:t>20</w:t>
        </w:r>
      </w:hyperlink>
      <w:r w:rsidR="00001608">
        <w:rPr>
          <w:rFonts w:ascii="Gentium Basic" w:hAnsi="Gentium Basic" w:cs="Gentium Plus"/>
          <w:noProof/>
        </w:rPr>
        <w:t>]</w:t>
      </w:r>
      <w:r w:rsidRPr="00947D7A">
        <w:rPr>
          <w:rFonts w:ascii="Gentium Basic" w:hAnsi="Gentium Basic" w:cs="Gentium Plus"/>
        </w:rPr>
        <w:fldChar w:fldCharType="end"/>
      </w:r>
      <w:r w:rsidRPr="00947D7A">
        <w:rPr>
          <w:rFonts w:ascii="Gentium Basic" w:hAnsi="Gentium Basic"/>
        </w:rPr>
        <w:t xml:space="preserve">.  </w:t>
      </w:r>
      <w:r w:rsidR="00F86F9E">
        <w:rPr>
          <w:rFonts w:ascii="Gentium Basic" w:hAnsi="Gentium Basic"/>
        </w:rPr>
        <w:t xml:space="preserve">A focus on lipid metabolism </w:t>
      </w:r>
      <w:r w:rsidR="00DB1C51">
        <w:rPr>
          <w:rFonts w:ascii="Gentium Basic" w:hAnsi="Gentium Basic"/>
        </w:rPr>
        <w:t xml:space="preserve">for this investigation </w:t>
      </w:r>
      <w:r w:rsidR="00F86F9E">
        <w:rPr>
          <w:rFonts w:ascii="Gentium Basic" w:hAnsi="Gentium Basic"/>
        </w:rPr>
        <w:t xml:space="preserve">is important because altered lipid metabolism in parents is increasingly being linked to metabolic disease in </w:t>
      </w:r>
      <w:r w:rsidR="00DA539F">
        <w:rPr>
          <w:rFonts w:ascii="Gentium Basic" w:hAnsi="Gentium Basic"/>
        </w:rPr>
        <w:t xml:space="preserve">the </w:t>
      </w:r>
      <w:r w:rsidR="00F86F9E">
        <w:rPr>
          <w:rFonts w:ascii="Gentium Basic" w:hAnsi="Gentium Basic"/>
        </w:rPr>
        <w:t>parents</w:t>
      </w:r>
      <w:r w:rsidR="00DA539F">
        <w:rPr>
          <w:rFonts w:ascii="Gentium Basic" w:hAnsi="Gentium Basic"/>
        </w:rPr>
        <w:t xml:space="preserve"> themselves </w:t>
      </w:r>
      <w:r w:rsidR="002A1A82">
        <w:rPr>
          <w:rFonts w:ascii="Gentium Basic" w:hAnsi="Gentium Basic"/>
        </w:rPr>
        <w:fldChar w:fldCharType="begin">
          <w:fldData xml:space="preserve">PEVuZE5vdGU+PENpdGU+PEF1dGhvcj5BY2hhcmplZTwvQXV0aG9yPjxZZWFyPjIwMTc8L1llYXI+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PEVuZE5vdGU+PENpdGU+PEF1dGhvcj5BY2hhcmplZTwvQXV0aG9yPjxZZWFyPjIwMTc8L1llYXI+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2A1A82">
        <w:rPr>
          <w:rFonts w:ascii="Gentium Basic" w:hAnsi="Gentium Basic"/>
        </w:rPr>
      </w:r>
      <w:r w:rsidR="002A1A82">
        <w:rPr>
          <w:rFonts w:ascii="Gentium Basic" w:hAnsi="Gentium Basic"/>
        </w:rPr>
        <w:fldChar w:fldCharType="separate"/>
      </w:r>
      <w:r w:rsidR="00001608">
        <w:rPr>
          <w:rFonts w:ascii="Gentium Basic" w:hAnsi="Gentium Basic"/>
          <w:noProof/>
        </w:rPr>
        <w:t>[</w:t>
      </w:r>
      <w:hyperlink w:anchor="_ENREF_11" w:tooltip="Furse, 2019 #26813" w:history="1">
        <w:r w:rsidR="007F536D">
          <w:rPr>
            <w:rFonts w:ascii="Gentium Basic" w:hAnsi="Gentium Basic"/>
            <w:noProof/>
          </w:rPr>
          <w:t>11</w:t>
        </w:r>
      </w:hyperlink>
      <w:r w:rsidR="00001608">
        <w:rPr>
          <w:rFonts w:ascii="Gentium Basic" w:hAnsi="Gentium Basic"/>
          <w:noProof/>
        </w:rPr>
        <w:t xml:space="preserve">, </w:t>
      </w:r>
      <w:hyperlink w:anchor="_ENREF_13" w:tooltip="Acharjee, 2017 #12986" w:history="1">
        <w:r w:rsidR="007F536D">
          <w:rPr>
            <w:rFonts w:ascii="Gentium Basic" w:hAnsi="Gentium Basic"/>
            <w:noProof/>
          </w:rPr>
          <w:t>13</w:t>
        </w:r>
      </w:hyperlink>
      <w:r w:rsidR="00001608">
        <w:rPr>
          <w:rFonts w:ascii="Gentium Basic" w:hAnsi="Gentium Basic"/>
          <w:noProof/>
        </w:rPr>
        <w:t>]</w:t>
      </w:r>
      <w:r w:rsidR="002A1A82">
        <w:rPr>
          <w:rFonts w:ascii="Gentium Basic" w:hAnsi="Gentium Basic"/>
        </w:rPr>
        <w:fldChar w:fldCharType="end"/>
      </w:r>
      <w:r w:rsidR="00F86F9E">
        <w:rPr>
          <w:rFonts w:ascii="Gentium Basic" w:hAnsi="Gentium Basic"/>
        </w:rPr>
        <w:t xml:space="preserve"> and </w:t>
      </w:r>
      <w:r w:rsidR="00DA539F">
        <w:rPr>
          <w:rFonts w:ascii="Gentium Basic" w:hAnsi="Gentium Basic"/>
        </w:rPr>
        <w:t>potentially dangerous</w:t>
      </w:r>
      <w:r w:rsidR="00DB1C51">
        <w:rPr>
          <w:rFonts w:ascii="Gentium Basic" w:hAnsi="Gentium Basic"/>
        </w:rPr>
        <w:t xml:space="preserve"> nutritional programming in </w:t>
      </w:r>
      <w:r w:rsidR="00F86F9E">
        <w:rPr>
          <w:rFonts w:ascii="Gentium Basic" w:hAnsi="Gentium Basic"/>
        </w:rPr>
        <w:t>offspring</w:t>
      </w:r>
      <w:r w:rsidR="00DA539F">
        <w:rPr>
          <w:rFonts w:ascii="Gentium Basic" w:hAnsi="Gentium Basic"/>
        </w:rPr>
        <w:t xml:space="preserve"> </w:t>
      </w:r>
      <w:r w:rsidRPr="00C927C1">
        <w:rPr>
          <w:rFonts w:ascii="Gentium Basic" w:hAnsi="Gentium Basic"/>
        </w:rPr>
        <w:fldChar w:fldCharType="begin">
          <w:fldData xml:space="preserve">PEVuZE5vdGU+PENpdGU+PEF1dGhvcj5GdXJzZTwvQXV0aG9yPjxZZWFyPjIwMTk8L1llYXI+PFJl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PEVuZE5vdGU+PENpdGU+PEF1dGhvcj5GdXJzZTwvQXV0aG9yPjxZZWFyPjIwMTk8L1llYXI+PFJl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Pr="00C927C1">
        <w:rPr>
          <w:rFonts w:ascii="Gentium Basic" w:hAnsi="Gentium Basic"/>
        </w:rPr>
      </w:r>
      <w:r w:rsidRPr="00C927C1">
        <w:rPr>
          <w:rFonts w:ascii="Gentium Basic" w:hAnsi="Gentium Basic"/>
        </w:rPr>
        <w:fldChar w:fldCharType="separate"/>
      </w:r>
      <w:r w:rsidR="00001608">
        <w:rPr>
          <w:rFonts w:ascii="Gentium Basic" w:hAnsi="Gentium Basic"/>
          <w:noProof/>
        </w:rPr>
        <w:t>[</w:t>
      </w:r>
      <w:hyperlink w:anchor="_ENREF_18" w:tooltip="Furse, 2021 #27197" w:history="1">
        <w:r w:rsidR="007F536D">
          <w:rPr>
            <w:rFonts w:ascii="Gentium Basic" w:hAnsi="Gentium Basic"/>
            <w:noProof/>
          </w:rPr>
          <w:t>18</w:t>
        </w:r>
      </w:hyperlink>
      <w:r w:rsidR="00001608">
        <w:rPr>
          <w:rFonts w:ascii="Gentium Basic" w:hAnsi="Gentium Basic"/>
          <w:noProof/>
        </w:rPr>
        <w:t xml:space="preserve">, </w:t>
      </w:r>
      <w:hyperlink w:anchor="_ENREF_21" w:tooltip="Furse, 2019 #13535" w:history="1">
        <w:r w:rsidR="007F536D">
          <w:rPr>
            <w:rFonts w:ascii="Gentium Basic" w:hAnsi="Gentium Basic"/>
            <w:noProof/>
          </w:rPr>
          <w:t>21</w:t>
        </w:r>
      </w:hyperlink>
      <w:r w:rsidR="00001608">
        <w:rPr>
          <w:rFonts w:ascii="Gentium Basic" w:hAnsi="Gentium Basic"/>
          <w:noProof/>
        </w:rPr>
        <w:t xml:space="preserve">, </w:t>
      </w:r>
      <w:hyperlink w:anchor="_ENREF_22" w:tooltip="Furse, 2021 #27201" w:history="1">
        <w:r w:rsidR="007F536D">
          <w:rPr>
            <w:rFonts w:ascii="Gentium Basic" w:hAnsi="Gentium Basic"/>
            <w:noProof/>
          </w:rPr>
          <w:t>22</w:t>
        </w:r>
      </w:hyperlink>
      <w:r w:rsidR="00001608">
        <w:rPr>
          <w:rFonts w:ascii="Gentium Basic" w:hAnsi="Gentium Basic"/>
          <w:noProof/>
        </w:rPr>
        <w:t>]</w:t>
      </w:r>
      <w:r w:rsidRPr="00C927C1">
        <w:rPr>
          <w:rFonts w:ascii="Gentium Basic" w:hAnsi="Gentium Basic"/>
        </w:rPr>
        <w:fldChar w:fldCharType="end"/>
      </w:r>
      <w:r w:rsidR="00A731D3">
        <w:rPr>
          <w:rFonts w:ascii="Gentium Basic" w:hAnsi="Gentium Basic"/>
        </w:rPr>
        <w:t xml:space="preserve">.  </w:t>
      </w:r>
      <w:r w:rsidR="00A731D3">
        <w:rPr>
          <w:rFonts w:ascii="Gentium Basic" w:hAnsi="Gentium Basic"/>
        </w:rPr>
        <w:lastRenderedPageBreak/>
        <w:t>Furthermore,</w:t>
      </w:r>
      <w:r>
        <w:rPr>
          <w:rFonts w:ascii="Gentium Basic" w:hAnsi="Gentium Basic"/>
        </w:rPr>
        <w:t xml:space="preserve"> changes </w:t>
      </w:r>
      <w:r w:rsidR="00432EE9">
        <w:rPr>
          <w:rFonts w:ascii="Gentium Basic" w:hAnsi="Gentium Basic"/>
        </w:rPr>
        <w:t xml:space="preserve">to </w:t>
      </w:r>
      <w:r>
        <w:rPr>
          <w:rFonts w:ascii="Gentium Basic" w:hAnsi="Gentium Basic"/>
        </w:rPr>
        <w:t>lipid metabolism are associated with an</w:t>
      </w:r>
      <w:r w:rsidRPr="00C927C1">
        <w:rPr>
          <w:rFonts w:ascii="Gentium Basic" w:hAnsi="Gentium Basic"/>
        </w:rPr>
        <w:t xml:space="preserve"> </w:t>
      </w:r>
      <w:r>
        <w:rPr>
          <w:rFonts w:ascii="Gentium Basic" w:hAnsi="Gentium Basic"/>
        </w:rPr>
        <w:t>i</w:t>
      </w:r>
      <w:r w:rsidRPr="00C927C1">
        <w:rPr>
          <w:rFonts w:ascii="Gentium Basic" w:hAnsi="Gentium Basic"/>
        </w:rPr>
        <w:t>ncreased risk of cardio-metabolic disease (CMD)</w:t>
      </w:r>
      <w:r w:rsidR="00DA539F">
        <w:rPr>
          <w:rFonts w:ascii="Gentium Basic" w:hAnsi="Gentium Basic"/>
        </w:rPr>
        <w:t xml:space="preserve"> </w:t>
      </w:r>
      <w:r w:rsidR="00AA626F" w:rsidRPr="00C927C1">
        <w:rPr>
          <w:rFonts w:ascii="Gentium Basic" w:hAnsi="Gentium Basic"/>
        </w:rPr>
        <w:fldChar w:fldCharType="begin">
          <w:fldData xml:space="preserve">PEVuZE5vdGU+PENpdGU+PEF1dGhvcj5GZXJuYW5kZXotVHdpbm48L0F1dGhvcj48WWVhcj4yMDE5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PEVuZE5vdGU+PENpdGU+PEF1dGhvcj5GZXJuYW5kZXotVHdpbm48L0F1dGhvcj48WWVhcj4yMDE5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sidRPr="00C927C1">
        <w:rPr>
          <w:rFonts w:ascii="Gentium Basic" w:hAnsi="Gentium Basic"/>
        </w:rPr>
      </w:r>
      <w:r w:rsidR="00AA626F" w:rsidRPr="00C927C1">
        <w:rPr>
          <w:rFonts w:ascii="Gentium Basic" w:hAnsi="Gentium Basic"/>
        </w:rPr>
        <w:fldChar w:fldCharType="separate"/>
      </w:r>
      <w:r w:rsidR="00001608">
        <w:rPr>
          <w:rFonts w:ascii="Gentium Basic" w:hAnsi="Gentium Basic"/>
          <w:noProof/>
        </w:rPr>
        <w:t>[</w:t>
      </w:r>
      <w:hyperlink w:anchor="_ENREF_23" w:tooltip="Fernandez-Twinn, 2019 #26856" w:history="1">
        <w:r w:rsidR="007F536D">
          <w:rPr>
            <w:rFonts w:ascii="Gentium Basic" w:hAnsi="Gentium Basic"/>
            <w:noProof/>
          </w:rPr>
          <w:t>23-27</w:t>
        </w:r>
      </w:hyperlink>
      <w:r w:rsidR="00001608">
        <w:rPr>
          <w:rFonts w:ascii="Gentium Basic" w:hAnsi="Gentium Basic"/>
          <w:noProof/>
        </w:rPr>
        <w:t>]</w:t>
      </w:r>
      <w:r w:rsidR="00AA626F" w:rsidRPr="00C927C1">
        <w:rPr>
          <w:rFonts w:ascii="Gentium Basic" w:hAnsi="Gentium Basic"/>
        </w:rPr>
        <w:fldChar w:fldCharType="end"/>
      </w:r>
      <w:r w:rsidRPr="00C927C1">
        <w:rPr>
          <w:rFonts w:ascii="Gentium Basic" w:hAnsi="Gentium Basic"/>
        </w:rPr>
        <w:t xml:space="preserve">.  </w:t>
      </w:r>
    </w:p>
    <w:p w14:paraId="66F1585A" w14:textId="77777777" w:rsidR="009960E4" w:rsidRDefault="009960E4" w:rsidP="00A80950">
      <w:pPr>
        <w:spacing w:line="360" w:lineRule="auto"/>
        <w:rPr>
          <w:rFonts w:ascii="Gentium Basic" w:hAnsi="Gentium Basic"/>
        </w:rPr>
      </w:pPr>
    </w:p>
    <w:p w14:paraId="0A30FE4D" w14:textId="77777777" w:rsidR="004A10BE" w:rsidRPr="00906CBC" w:rsidRDefault="004A10BE" w:rsidP="00A80950">
      <w:pPr>
        <w:pStyle w:val="Paragraph"/>
        <w:spacing w:before="0" w:line="360" w:lineRule="auto"/>
        <w:ind w:firstLine="0"/>
        <w:rPr>
          <w:rFonts w:ascii="Gentium Basic" w:hAnsi="Gentium Basic"/>
          <w:sz w:val="28"/>
          <w:szCs w:val="28"/>
          <w:lang w:val="en-GB"/>
        </w:rPr>
      </w:pPr>
      <w:r w:rsidRPr="00906CBC">
        <w:rPr>
          <w:rFonts w:ascii="Gentium Basic" w:hAnsi="Gentium Basic"/>
          <w:b/>
          <w:sz w:val="28"/>
          <w:szCs w:val="28"/>
          <w:lang w:val="en-GB"/>
        </w:rPr>
        <w:t>Results</w:t>
      </w:r>
      <w:r w:rsidRPr="00906CBC">
        <w:rPr>
          <w:rFonts w:ascii="Gentium Basic" w:hAnsi="Gentium Basic"/>
          <w:sz w:val="28"/>
          <w:szCs w:val="28"/>
          <w:lang w:val="en-GB"/>
        </w:rPr>
        <w:t xml:space="preserve"> </w:t>
      </w:r>
    </w:p>
    <w:p w14:paraId="3B3BD461" w14:textId="3EB69A97" w:rsidR="00A848B6" w:rsidRDefault="00713E11" w:rsidP="00A80950">
      <w:pPr>
        <w:spacing w:line="360" w:lineRule="auto"/>
        <w:contextualSpacing/>
        <w:rPr>
          <w:rFonts w:ascii="Gentium Basic" w:hAnsi="Gentium Basic"/>
          <w:bCs/>
        </w:rPr>
      </w:pPr>
      <w:r>
        <w:rPr>
          <w:rFonts w:ascii="Gentium Basic" w:hAnsi="Gentium Basic"/>
          <w:bCs/>
        </w:rPr>
        <w:t>T</w:t>
      </w:r>
      <w:r w:rsidR="00A731D3">
        <w:rPr>
          <w:rFonts w:ascii="Gentium Basic" w:hAnsi="Gentium Basic"/>
          <w:bCs/>
        </w:rPr>
        <w:t>he model used</w:t>
      </w:r>
      <w:r>
        <w:rPr>
          <w:rFonts w:ascii="Gentium Basic" w:hAnsi="Gentium Basic"/>
          <w:bCs/>
        </w:rPr>
        <w:t xml:space="preserve"> was characteris</w:t>
      </w:r>
      <w:r w:rsidR="001042CB">
        <w:rPr>
          <w:rFonts w:ascii="Gentium Basic" w:hAnsi="Gentium Basic"/>
          <w:bCs/>
        </w:rPr>
        <w:t>e</w:t>
      </w:r>
      <w:r>
        <w:rPr>
          <w:rFonts w:ascii="Gentium Basic" w:hAnsi="Gentium Basic"/>
          <w:bCs/>
        </w:rPr>
        <w:t>d</w:t>
      </w:r>
      <w:r w:rsidR="001042CB">
        <w:rPr>
          <w:rFonts w:ascii="Gentium Basic" w:hAnsi="Gentium Basic"/>
          <w:bCs/>
        </w:rPr>
        <w:t xml:space="preserve"> by</w:t>
      </w:r>
      <w:r w:rsidR="00A731D3">
        <w:rPr>
          <w:rFonts w:ascii="Gentium Basic" w:hAnsi="Gentium Basic"/>
          <w:bCs/>
        </w:rPr>
        <w:t xml:space="preserve"> </w:t>
      </w:r>
      <w:r w:rsidR="004F66F4">
        <w:rPr>
          <w:rFonts w:ascii="Gentium Basic" w:hAnsi="Gentium Basic"/>
          <w:bCs/>
        </w:rPr>
        <w:t>similar glyc</w:t>
      </w:r>
      <w:r w:rsidR="000C0E92">
        <w:rPr>
          <w:rFonts w:ascii="Gentium Basic" w:hAnsi="Gentium Basic"/>
          <w:bCs/>
        </w:rPr>
        <w:t>a</w:t>
      </w:r>
      <w:r w:rsidR="004F66F4">
        <w:rPr>
          <w:rFonts w:ascii="Gentium Basic" w:hAnsi="Gentium Basic"/>
          <w:bCs/>
        </w:rPr>
        <w:t>emic control during a glucose challenge</w:t>
      </w:r>
      <w:r w:rsidR="00A731D3">
        <w:rPr>
          <w:rFonts w:ascii="Gentium Basic" w:hAnsi="Gentium Basic"/>
          <w:bCs/>
        </w:rPr>
        <w:t xml:space="preserve"> in both </w:t>
      </w:r>
      <w:r w:rsidR="00293AB8">
        <w:rPr>
          <w:rFonts w:ascii="Gentium Basic" w:hAnsi="Gentium Basic"/>
          <w:bCs/>
        </w:rPr>
        <w:t>lean</w:t>
      </w:r>
      <w:r w:rsidR="00A731D3">
        <w:rPr>
          <w:rFonts w:ascii="Gentium Basic" w:hAnsi="Gentium Basic"/>
          <w:bCs/>
        </w:rPr>
        <w:t xml:space="preserve"> and obese-GDM groups </w:t>
      </w:r>
      <w:r w:rsidR="00A731D3" w:rsidRPr="00A731D3">
        <w:rPr>
          <w:rFonts w:ascii="Gentium Basic" w:hAnsi="Gentium Basic"/>
          <w:bCs/>
          <w:i/>
        </w:rPr>
        <w:t>post partum</w:t>
      </w:r>
      <w:r w:rsidR="00A731D3">
        <w:rPr>
          <w:rFonts w:ascii="Gentium Basic" w:hAnsi="Gentium Basic"/>
          <w:bCs/>
        </w:rPr>
        <w:t xml:space="preserve"> (</w:t>
      </w:r>
      <w:r w:rsidR="00A731D3">
        <w:rPr>
          <w:rFonts w:ascii="Gentium Basic" w:hAnsi="Gentium Basic"/>
          <w:bCs/>
          <w:i/>
        </w:rPr>
        <w:t>Fig. 2A, B</w:t>
      </w:r>
      <w:r w:rsidR="00A731D3">
        <w:rPr>
          <w:rFonts w:ascii="Gentium Basic" w:hAnsi="Gentium Basic"/>
          <w:bCs/>
        </w:rPr>
        <w:t>), with higher insulin</w:t>
      </w:r>
      <w:r w:rsidR="004F66F4">
        <w:rPr>
          <w:rFonts w:ascii="Gentium Basic" w:hAnsi="Gentium Basic"/>
          <w:bCs/>
        </w:rPr>
        <w:t xml:space="preserve"> levels</w:t>
      </w:r>
      <w:r w:rsidR="00A731D3">
        <w:rPr>
          <w:rFonts w:ascii="Gentium Basic" w:hAnsi="Gentium Basic"/>
          <w:bCs/>
        </w:rPr>
        <w:t xml:space="preserve"> in the obese group (</w:t>
      </w:r>
      <w:r w:rsidR="00A731D3">
        <w:rPr>
          <w:rFonts w:ascii="Gentium Basic" w:hAnsi="Gentium Basic"/>
          <w:bCs/>
          <w:i/>
        </w:rPr>
        <w:t>Fig. 2C</w:t>
      </w:r>
      <w:r w:rsidR="00A731D3">
        <w:rPr>
          <w:rFonts w:ascii="Gentium Basic" w:hAnsi="Gentium Basic"/>
          <w:bCs/>
        </w:rPr>
        <w:t>).  The gross body composition s</w:t>
      </w:r>
      <w:r w:rsidR="00852BC5">
        <w:rPr>
          <w:rFonts w:ascii="Gentium Basic" w:hAnsi="Gentium Basic"/>
          <w:bCs/>
        </w:rPr>
        <w:t>how</w:t>
      </w:r>
      <w:r w:rsidR="00A731D3">
        <w:rPr>
          <w:rFonts w:ascii="Gentium Basic" w:hAnsi="Gentium Basic"/>
          <w:bCs/>
        </w:rPr>
        <w:t>s that the obese group retains a similar fat mass to that pre-pregnancy (</w:t>
      </w:r>
      <w:r w:rsidR="00A731D3">
        <w:rPr>
          <w:rFonts w:ascii="Gentium Basic" w:hAnsi="Gentium Basic"/>
          <w:bCs/>
          <w:i/>
        </w:rPr>
        <w:t>Fig. 2D, E</w:t>
      </w:r>
      <w:r w:rsidR="00A731D3">
        <w:rPr>
          <w:rFonts w:ascii="Gentium Basic" w:hAnsi="Gentium Basic"/>
          <w:bCs/>
        </w:rPr>
        <w:t xml:space="preserve">).  </w:t>
      </w:r>
      <w:r w:rsidR="00916724">
        <w:rPr>
          <w:rFonts w:ascii="Gentium Basic" w:hAnsi="Gentium Basic"/>
          <w:bCs/>
        </w:rPr>
        <w:t xml:space="preserve">The </w:t>
      </w:r>
      <w:r w:rsidR="0020287A">
        <w:rPr>
          <w:rFonts w:ascii="Gentium Basic" w:hAnsi="Gentium Basic"/>
          <w:bCs/>
        </w:rPr>
        <w:t xml:space="preserve">clinical lipid profile of the two groups also remained distinct, </w:t>
      </w:r>
      <w:r w:rsidR="00287991">
        <w:rPr>
          <w:rFonts w:ascii="Gentium Basic" w:hAnsi="Gentium Basic"/>
          <w:bCs/>
        </w:rPr>
        <w:t>showing an increase</w:t>
      </w:r>
      <w:r w:rsidR="00974237">
        <w:rPr>
          <w:rFonts w:ascii="Gentium Basic" w:hAnsi="Gentium Basic"/>
          <w:bCs/>
        </w:rPr>
        <w:t xml:space="preserve"> </w:t>
      </w:r>
      <w:r w:rsidR="00287991">
        <w:rPr>
          <w:rFonts w:ascii="Gentium Basic" w:hAnsi="Gentium Basic"/>
          <w:bCs/>
        </w:rPr>
        <w:t>in total cholesterol</w:t>
      </w:r>
      <w:r w:rsidR="00974237">
        <w:rPr>
          <w:rFonts w:ascii="Gentium Basic" w:hAnsi="Gentium Basic"/>
          <w:bCs/>
        </w:rPr>
        <w:t xml:space="preserve"> (mainly in HDLs) and increased </w:t>
      </w:r>
      <w:r w:rsidR="00250B37">
        <w:rPr>
          <w:rFonts w:ascii="Gentium Basic" w:hAnsi="Gentium Basic"/>
          <w:bCs/>
        </w:rPr>
        <w:t>circulating fatty acids in the obese group</w:t>
      </w:r>
      <w:r w:rsidR="00287991">
        <w:rPr>
          <w:rFonts w:ascii="Gentium Basic" w:hAnsi="Gentium Basic"/>
          <w:bCs/>
        </w:rPr>
        <w:t xml:space="preserve"> </w:t>
      </w:r>
      <w:r w:rsidR="0020287A">
        <w:rPr>
          <w:rFonts w:ascii="Gentium Basic" w:hAnsi="Gentium Basic"/>
          <w:bCs/>
        </w:rPr>
        <w:t>(</w:t>
      </w:r>
      <w:r w:rsidR="0020287A">
        <w:rPr>
          <w:rFonts w:ascii="Gentium Basic" w:hAnsi="Gentium Basic"/>
          <w:bCs/>
          <w:i/>
          <w:iCs/>
        </w:rPr>
        <w:t>Fig. 3</w:t>
      </w:r>
      <w:r w:rsidR="0020287A">
        <w:rPr>
          <w:rFonts w:ascii="Gentium Basic" w:hAnsi="Gentium Basic"/>
          <w:bCs/>
        </w:rPr>
        <w:t xml:space="preserve">).  </w:t>
      </w:r>
      <w:r w:rsidR="00A71156">
        <w:rPr>
          <w:rFonts w:ascii="Gentium Basic" w:hAnsi="Gentium Basic"/>
          <w:bCs/>
        </w:rPr>
        <w:t xml:space="preserve">This </w:t>
      </w:r>
      <w:r w:rsidR="00CA6171">
        <w:rPr>
          <w:rFonts w:ascii="Gentium Basic" w:hAnsi="Gentium Basic"/>
          <w:bCs/>
        </w:rPr>
        <w:t>s</w:t>
      </w:r>
      <w:r w:rsidR="001C3DC3">
        <w:rPr>
          <w:rFonts w:ascii="Gentium Basic" w:hAnsi="Gentium Basic"/>
          <w:bCs/>
        </w:rPr>
        <w:t>uggested</w:t>
      </w:r>
      <w:r w:rsidR="00CA6171">
        <w:rPr>
          <w:rFonts w:ascii="Gentium Basic" w:hAnsi="Gentium Basic"/>
          <w:bCs/>
        </w:rPr>
        <w:t xml:space="preserve"> that lipid metabolism</w:t>
      </w:r>
      <w:r w:rsidR="005F1C0F">
        <w:rPr>
          <w:rFonts w:ascii="Gentium Basic" w:hAnsi="Gentium Basic"/>
          <w:bCs/>
        </w:rPr>
        <w:t xml:space="preserve"> </w:t>
      </w:r>
      <w:r w:rsidR="00CA6171">
        <w:rPr>
          <w:rFonts w:ascii="Gentium Basic" w:hAnsi="Gentium Basic"/>
          <w:bCs/>
        </w:rPr>
        <w:t>differe</w:t>
      </w:r>
      <w:r w:rsidR="005F1C0F">
        <w:rPr>
          <w:rFonts w:ascii="Gentium Basic" w:hAnsi="Gentium Basic"/>
          <w:bCs/>
        </w:rPr>
        <w:t>d</w:t>
      </w:r>
      <w:r w:rsidR="00CA6171">
        <w:rPr>
          <w:rFonts w:ascii="Gentium Basic" w:hAnsi="Gentium Basic"/>
          <w:bCs/>
        </w:rPr>
        <w:t xml:space="preserve"> between the two groups.   We </w:t>
      </w:r>
      <w:r w:rsidR="00E947CC">
        <w:rPr>
          <w:rFonts w:ascii="Gentium Basic" w:hAnsi="Gentium Basic"/>
          <w:bCs/>
        </w:rPr>
        <w:t xml:space="preserve">first </w:t>
      </w:r>
      <w:r w:rsidR="00E318E0">
        <w:rPr>
          <w:rFonts w:ascii="Gentium Basic" w:hAnsi="Gentium Basic"/>
          <w:bCs/>
        </w:rPr>
        <w:t>test</w:t>
      </w:r>
      <w:r w:rsidR="00CA6171">
        <w:rPr>
          <w:rFonts w:ascii="Gentium Basic" w:hAnsi="Gentium Basic"/>
          <w:bCs/>
        </w:rPr>
        <w:t>ed</w:t>
      </w:r>
      <w:r w:rsidR="00E947CC">
        <w:rPr>
          <w:rFonts w:ascii="Gentium Basic" w:hAnsi="Gentium Basic"/>
          <w:bCs/>
        </w:rPr>
        <w:t xml:space="preserve"> the</w:t>
      </w:r>
      <w:r w:rsidR="00113D5F">
        <w:rPr>
          <w:rFonts w:ascii="Gentium Basic" w:hAnsi="Gentium Basic"/>
          <w:bCs/>
        </w:rPr>
        <w:t xml:space="preserve"> hypothesis that the</w:t>
      </w:r>
      <w:r w:rsidR="00E947CC">
        <w:rPr>
          <w:rFonts w:ascii="Gentium Basic" w:hAnsi="Gentium Basic"/>
          <w:bCs/>
        </w:rPr>
        <w:t xml:space="preserve">se effects </w:t>
      </w:r>
      <w:r w:rsidR="00E8689B">
        <w:rPr>
          <w:rFonts w:ascii="Gentium Basic" w:hAnsi="Gentium Basic"/>
          <w:bCs/>
        </w:rPr>
        <w:t>w</w:t>
      </w:r>
      <w:r w:rsidR="0063409E">
        <w:rPr>
          <w:rFonts w:ascii="Gentium Basic" w:hAnsi="Gentium Basic"/>
          <w:bCs/>
        </w:rPr>
        <w:t xml:space="preserve">ere </w:t>
      </w:r>
      <w:r w:rsidR="00E8689B">
        <w:rPr>
          <w:rFonts w:ascii="Gentium Basic" w:hAnsi="Gentium Basic"/>
          <w:bCs/>
        </w:rPr>
        <w:t>driven by a</w:t>
      </w:r>
      <w:r w:rsidR="00C9193E">
        <w:rPr>
          <w:rFonts w:ascii="Gentium Basic" w:hAnsi="Gentium Basic"/>
          <w:bCs/>
        </w:rPr>
        <w:t xml:space="preserve"> difference in the dietary intake of the two groups.  </w:t>
      </w:r>
    </w:p>
    <w:p w14:paraId="5EEA33A9" w14:textId="77777777" w:rsidR="00A848B6" w:rsidRDefault="00A848B6" w:rsidP="00A80950">
      <w:pPr>
        <w:spacing w:line="360" w:lineRule="auto"/>
        <w:contextualSpacing/>
        <w:rPr>
          <w:rFonts w:ascii="Gentium Basic" w:hAnsi="Gentium Basic"/>
          <w:bCs/>
        </w:rPr>
      </w:pPr>
    </w:p>
    <w:p w14:paraId="3ABE667E" w14:textId="1B1D1D13" w:rsidR="00FD6585" w:rsidRPr="00FC3B4D" w:rsidRDefault="00F07C37" w:rsidP="00A80950">
      <w:pPr>
        <w:spacing w:line="360" w:lineRule="auto"/>
        <w:contextualSpacing/>
        <w:rPr>
          <w:rFonts w:ascii="Gentium Basic" w:hAnsi="Gentium Basic"/>
          <w:bCs/>
        </w:rPr>
      </w:pPr>
      <w:r>
        <w:rPr>
          <w:rFonts w:ascii="Gentium Basic" w:hAnsi="Gentium Basic"/>
          <w:bCs/>
        </w:rPr>
        <w:t>Profiling of the</w:t>
      </w:r>
      <w:r w:rsidR="000C0E92">
        <w:rPr>
          <w:rFonts w:ascii="Gentium Basic" w:hAnsi="Gentium Basic"/>
          <w:bCs/>
        </w:rPr>
        <w:t xml:space="preserve"> fatty acid</w:t>
      </w:r>
      <w:r>
        <w:rPr>
          <w:rFonts w:ascii="Gentium Basic" w:hAnsi="Gentium Basic"/>
          <w:bCs/>
        </w:rPr>
        <w:t xml:space="preserve"> </w:t>
      </w:r>
      <w:r w:rsidR="000C0E92">
        <w:rPr>
          <w:rFonts w:ascii="Gentium Basic" w:hAnsi="Gentium Basic"/>
          <w:bCs/>
        </w:rPr>
        <w:t>(</w:t>
      </w:r>
      <w:r>
        <w:rPr>
          <w:rFonts w:ascii="Gentium Basic" w:hAnsi="Gentium Basic"/>
          <w:bCs/>
        </w:rPr>
        <w:t>FA</w:t>
      </w:r>
      <w:r w:rsidR="000C0E92">
        <w:rPr>
          <w:rFonts w:ascii="Gentium Basic" w:hAnsi="Gentium Basic"/>
          <w:bCs/>
        </w:rPr>
        <w:t>)</w:t>
      </w:r>
      <w:r>
        <w:rPr>
          <w:rFonts w:ascii="Gentium Basic" w:hAnsi="Gentium Basic"/>
          <w:bCs/>
        </w:rPr>
        <w:t xml:space="preserve"> composition of the feeds given to the </w:t>
      </w:r>
      <w:r w:rsidRPr="00FC3B4D">
        <w:rPr>
          <w:rFonts w:ascii="Gentium Basic" w:hAnsi="Gentium Basic"/>
          <w:bCs/>
        </w:rPr>
        <w:t>two groups showed that t</w:t>
      </w:r>
      <w:r w:rsidR="00B4602F" w:rsidRPr="00FC3B4D">
        <w:rPr>
          <w:rFonts w:ascii="Gentium Basic" w:hAnsi="Gentium Basic"/>
          <w:bCs/>
        </w:rPr>
        <w:t>he</w:t>
      </w:r>
      <w:r w:rsidR="00DA539F" w:rsidRPr="00FC3B4D">
        <w:rPr>
          <w:rFonts w:ascii="Gentium Basic" w:hAnsi="Gentium Basic"/>
          <w:bCs/>
        </w:rPr>
        <w:t>ir</w:t>
      </w:r>
      <w:r w:rsidR="00B4602F" w:rsidRPr="00FC3B4D">
        <w:rPr>
          <w:rFonts w:ascii="Gentium Basic" w:hAnsi="Gentium Basic"/>
          <w:bCs/>
        </w:rPr>
        <w:t xml:space="preserve"> </w:t>
      </w:r>
      <w:r w:rsidR="00A848B6" w:rsidRPr="00FC3B4D">
        <w:rPr>
          <w:rFonts w:ascii="Gentium Basic" w:hAnsi="Gentium Basic"/>
          <w:bCs/>
        </w:rPr>
        <w:t xml:space="preserve">FA </w:t>
      </w:r>
      <w:r w:rsidR="00B4602F" w:rsidRPr="00FC3B4D">
        <w:rPr>
          <w:rFonts w:ascii="Gentium Basic" w:hAnsi="Gentium Basic"/>
          <w:bCs/>
        </w:rPr>
        <w:t xml:space="preserve">intake </w:t>
      </w:r>
      <w:r w:rsidR="001F473B" w:rsidRPr="00FC3B4D">
        <w:rPr>
          <w:rFonts w:ascii="Gentium Basic" w:hAnsi="Gentium Basic"/>
          <w:bCs/>
        </w:rPr>
        <w:t xml:space="preserve">was </w:t>
      </w:r>
      <w:r w:rsidR="00DA539F" w:rsidRPr="00FC3B4D">
        <w:rPr>
          <w:rFonts w:ascii="Gentium Basic" w:hAnsi="Gentium Basic"/>
          <w:bCs/>
        </w:rPr>
        <w:t>very different</w:t>
      </w:r>
      <w:r w:rsidR="003C2F3D" w:rsidRPr="00FC3B4D">
        <w:rPr>
          <w:rFonts w:ascii="Gentium Basic" w:hAnsi="Gentium Basic"/>
          <w:bCs/>
        </w:rPr>
        <w:t>, with the</w:t>
      </w:r>
      <w:r w:rsidR="00DA539F" w:rsidRPr="00FC3B4D">
        <w:rPr>
          <w:rFonts w:ascii="Gentium Basic" w:hAnsi="Gentium Basic"/>
          <w:bCs/>
        </w:rPr>
        <w:t xml:space="preserve"> associated</w:t>
      </w:r>
      <w:r w:rsidR="003C2F3D" w:rsidRPr="00FC3B4D">
        <w:rPr>
          <w:rFonts w:ascii="Gentium Basic" w:hAnsi="Gentium Basic"/>
          <w:bCs/>
        </w:rPr>
        <w:t xml:space="preserve"> </w:t>
      </w:r>
      <w:r w:rsidR="003E4AF3" w:rsidRPr="00FC3B4D">
        <w:rPr>
          <w:rFonts w:ascii="Gentium Basic" w:hAnsi="Gentium Basic"/>
          <w:bCs/>
          <w:i/>
          <w:iCs/>
        </w:rPr>
        <w:t>p</w:t>
      </w:r>
      <w:r w:rsidR="003053C6" w:rsidRPr="00FC3B4D">
        <w:rPr>
          <w:rFonts w:ascii="Gentium Basic" w:hAnsi="Gentium Basic"/>
          <w:bCs/>
        </w:rPr>
        <w:t xml:space="preserve"> value</w:t>
      </w:r>
      <w:r w:rsidR="00540D03" w:rsidRPr="00FC3B4D">
        <w:rPr>
          <w:rFonts w:ascii="Gentium Basic" w:hAnsi="Gentium Basic"/>
          <w:bCs/>
        </w:rPr>
        <w:t>s</w:t>
      </w:r>
      <w:r w:rsidR="003053C6" w:rsidRPr="00FC3B4D">
        <w:rPr>
          <w:rFonts w:ascii="Gentium Basic" w:hAnsi="Gentium Basic"/>
          <w:bCs/>
        </w:rPr>
        <w:t xml:space="preserve"> for the </w:t>
      </w:r>
      <w:r w:rsidR="00DA539F" w:rsidRPr="00FC3B4D">
        <w:rPr>
          <w:rFonts w:ascii="Gentium Basic" w:hAnsi="Gentium Basic"/>
          <w:bCs/>
        </w:rPr>
        <w:t>comparisons of</w:t>
      </w:r>
      <w:r w:rsidR="003053C6" w:rsidRPr="00FC3B4D">
        <w:rPr>
          <w:rFonts w:ascii="Gentium Basic" w:hAnsi="Gentium Basic"/>
          <w:bCs/>
        </w:rPr>
        <w:t xml:space="preserve"> chow and the components of the high fat diet </w:t>
      </w:r>
      <w:r w:rsidR="00DE05E0" w:rsidRPr="00FC3B4D">
        <w:rPr>
          <w:rFonts w:ascii="Gentium Basic" w:hAnsi="Gentium Basic"/>
          <w:bCs/>
        </w:rPr>
        <w:t>being</w:t>
      </w:r>
      <w:r w:rsidR="00540D03" w:rsidRPr="00FC3B4D">
        <w:rPr>
          <w:rFonts w:ascii="Gentium Basic" w:hAnsi="Gentium Basic"/>
          <w:bCs/>
        </w:rPr>
        <w:t xml:space="preserve"> </w:t>
      </w:r>
      <w:ins w:id="1" w:author="Denise F-Twinn" w:date="2021-03-08T12:48:00Z">
        <w:del w:id="2" w:author="Samuel Furse" w:date="2021-03-12T21:41:00Z">
          <w:r w:rsidR="004F66F4" w:rsidDel="0045618C">
            <w:rPr>
              <w:rFonts w:ascii="Gentium Basic" w:hAnsi="Gentium Basic"/>
              <w:bCs/>
            </w:rPr>
            <w:delText xml:space="preserve">highly significant </w:delText>
          </w:r>
          <w:commentRangeStart w:id="3"/>
          <w:commentRangeStart w:id="4"/>
          <w:r w:rsidR="004F66F4" w:rsidDel="0045618C">
            <w:rPr>
              <w:rFonts w:ascii="Gentium Basic" w:hAnsi="Gentium Basic"/>
              <w:bCs/>
            </w:rPr>
            <w:delText>(</w:delText>
          </w:r>
        </w:del>
      </w:ins>
      <w:del w:id="5" w:author="Samuel Furse" w:date="2021-03-12T21:41:00Z">
        <w:r w:rsidR="000C0E92" w:rsidDel="0045618C">
          <w:rPr>
            <w:rFonts w:ascii="Gentium Basic" w:hAnsi="Gentium Basic"/>
            <w:bCs/>
            <w:i/>
          </w:rPr>
          <w:delText xml:space="preserve">p </w:delText>
        </w:r>
      </w:del>
      <w:r w:rsidR="00540D03" w:rsidRPr="00FC3B4D">
        <w:rPr>
          <w:rFonts w:ascii="Gentium Basic" w:hAnsi="Gentium Basic"/>
          <w:bCs/>
        </w:rPr>
        <w:t>&lt;</w:t>
      </w:r>
      <w:r w:rsidR="0063409E" w:rsidRPr="00FC3B4D">
        <w:rPr>
          <w:rFonts w:ascii="Gentium Basic" w:hAnsi="Gentium Basic"/>
          <w:bCs/>
        </w:rPr>
        <w:t xml:space="preserve"> </w:t>
      </w:r>
      <w:r w:rsidR="00540D03" w:rsidRPr="00FC3B4D">
        <w:rPr>
          <w:rFonts w:ascii="Gentium Basic" w:hAnsi="Gentium Basic"/>
          <w:bCs/>
        </w:rPr>
        <w:t>0.001</w:t>
      </w:r>
      <w:ins w:id="6" w:author="Denise F-Twinn" w:date="2021-03-08T12:48:00Z">
        <w:del w:id="7" w:author="Samuel Furse" w:date="2021-03-12T21:41:00Z">
          <w:r w:rsidR="004F66F4" w:rsidDel="0045618C">
            <w:rPr>
              <w:rFonts w:ascii="Gentium Basic" w:hAnsi="Gentium Basic"/>
              <w:bCs/>
            </w:rPr>
            <w:delText>)</w:delText>
          </w:r>
        </w:del>
      </w:ins>
      <w:r w:rsidR="00540D03" w:rsidRPr="00FC3B4D">
        <w:rPr>
          <w:rFonts w:ascii="Gentium Basic" w:hAnsi="Gentium Basic"/>
          <w:bCs/>
        </w:rPr>
        <w:t xml:space="preserve"> for </w:t>
      </w:r>
      <w:r w:rsidR="0042653E" w:rsidRPr="00FC3B4D">
        <w:rPr>
          <w:rFonts w:ascii="Gentium Basic" w:hAnsi="Gentium Basic"/>
          <w:bCs/>
        </w:rPr>
        <w:t>26 out of the 33 FAs</w:t>
      </w:r>
      <w:r w:rsidR="00A848B6" w:rsidRPr="00FC3B4D">
        <w:rPr>
          <w:rFonts w:ascii="Gentium Basic" w:hAnsi="Gentium Basic"/>
          <w:bCs/>
        </w:rPr>
        <w:t xml:space="preserve"> </w:t>
      </w:r>
      <w:r w:rsidR="003B2408">
        <w:rPr>
          <w:rFonts w:ascii="Gentium Basic" w:hAnsi="Gentium Basic"/>
          <w:bCs/>
        </w:rPr>
        <w:t>measur</w:t>
      </w:r>
      <w:r w:rsidR="0042653E" w:rsidRPr="00FC3B4D">
        <w:rPr>
          <w:rFonts w:ascii="Gentium Basic" w:hAnsi="Gentium Basic"/>
          <w:bCs/>
        </w:rPr>
        <w:t>ed</w:t>
      </w:r>
      <w:r w:rsidR="00FA003D" w:rsidRPr="00FC3B4D">
        <w:rPr>
          <w:rFonts w:ascii="Gentium Basic" w:hAnsi="Gentium Basic"/>
          <w:bCs/>
        </w:rPr>
        <w:t xml:space="preserve"> </w:t>
      </w:r>
      <w:commentRangeEnd w:id="3"/>
      <w:r w:rsidR="004F66F4">
        <w:rPr>
          <w:rStyle w:val="CommentReference"/>
          <w:lang w:eastAsia="en-US"/>
        </w:rPr>
        <w:commentReference w:id="3"/>
      </w:r>
      <w:commentRangeEnd w:id="4"/>
      <w:r w:rsidR="000C0E92">
        <w:rPr>
          <w:rStyle w:val="CommentReference"/>
          <w:lang w:eastAsia="en-US"/>
        </w:rPr>
        <w:commentReference w:id="4"/>
      </w:r>
      <w:r w:rsidR="00FA003D" w:rsidRPr="00FC3B4D">
        <w:rPr>
          <w:rFonts w:ascii="Gentium Basic" w:hAnsi="Gentium Basic"/>
          <w:bCs/>
        </w:rPr>
        <w:t>(</w:t>
      </w:r>
      <w:ins w:id="8" w:author="Samuel Furse" w:date="2021-03-12T21:41:00Z">
        <w:r w:rsidR="0045618C">
          <w:rPr>
            <w:rFonts w:ascii="Gentium Basic" w:hAnsi="Gentium Basic"/>
            <w:bCs/>
          </w:rPr>
          <w:t xml:space="preserve">Bonferroni correction for multiple variables </w:t>
        </w:r>
      </w:ins>
      <w:ins w:id="9" w:author="Samuel Furse" w:date="2021-03-12T21:43:00Z">
        <w:r w:rsidR="0045618C">
          <w:rPr>
            <w:rFonts w:ascii="Gentium Basic" w:hAnsi="Gentium Basic"/>
            <w:bCs/>
            <w:i/>
          </w:rPr>
          <w:t xml:space="preserve">p </w:t>
        </w:r>
      </w:ins>
      <w:ins w:id="10" w:author="Samuel Furse" w:date="2021-03-12T21:41:00Z">
        <w:r w:rsidR="0045618C">
          <w:rPr>
            <w:rFonts w:ascii="Gentium Basic" w:hAnsi="Gentium Basic"/>
            <w:bCs/>
          </w:rPr>
          <w:t>= 0.00152</w:t>
        </w:r>
      </w:ins>
      <w:ins w:id="11" w:author="Samuel Furse" w:date="2021-03-12T21:42:00Z">
        <w:r w:rsidR="0045618C">
          <w:rPr>
            <w:rFonts w:ascii="Gentium Basic" w:hAnsi="Gentium Basic"/>
            <w:bCs/>
          </w:rPr>
          <w:t>;</w:t>
        </w:r>
      </w:ins>
      <w:ins w:id="12" w:author="Samuel Furse" w:date="2021-03-12T21:41:00Z">
        <w:r w:rsidR="0045618C">
          <w:rPr>
            <w:rFonts w:ascii="Gentium Basic" w:hAnsi="Gentium Basic"/>
            <w:bCs/>
          </w:rPr>
          <w:t xml:space="preserve"> </w:t>
        </w:r>
      </w:ins>
      <w:r w:rsidR="00FA003D" w:rsidRPr="002E41D2">
        <w:rPr>
          <w:rFonts w:ascii="Gentium Basic" w:hAnsi="Gentium Basic"/>
          <w:bCs/>
          <w:i/>
        </w:rPr>
        <w:t>Supplementar</w:t>
      </w:r>
      <w:r w:rsidR="002E41D2" w:rsidRPr="002E41D2">
        <w:rPr>
          <w:rFonts w:ascii="Gentium Basic" w:hAnsi="Gentium Basic"/>
          <w:bCs/>
          <w:i/>
        </w:rPr>
        <w:t>y information 1</w:t>
      </w:r>
      <w:r w:rsidR="00FA003D" w:rsidRPr="00FC3B4D">
        <w:rPr>
          <w:rFonts w:ascii="Gentium Basic" w:hAnsi="Gentium Basic"/>
          <w:bCs/>
        </w:rPr>
        <w:t>)</w:t>
      </w:r>
      <w:r w:rsidR="0042653E" w:rsidRPr="00FC3B4D">
        <w:rPr>
          <w:rFonts w:ascii="Gentium Basic" w:hAnsi="Gentium Basic"/>
          <w:bCs/>
        </w:rPr>
        <w:t>.</w:t>
      </w:r>
      <w:r w:rsidR="00A848B6" w:rsidRPr="00FC3B4D">
        <w:rPr>
          <w:rFonts w:ascii="Gentium Basic" w:hAnsi="Gentium Basic"/>
          <w:bCs/>
        </w:rPr>
        <w:t xml:space="preserve">  It was therefore important to test whether any effects observed </w:t>
      </w:r>
      <w:r w:rsidR="00FA003D" w:rsidRPr="00FC3B4D">
        <w:rPr>
          <w:rFonts w:ascii="Gentium Basic" w:hAnsi="Gentium Basic"/>
          <w:bCs/>
        </w:rPr>
        <w:t>between</w:t>
      </w:r>
      <w:r w:rsidR="00A848B6" w:rsidRPr="00FC3B4D">
        <w:rPr>
          <w:rFonts w:ascii="Gentium Basic" w:hAnsi="Gentium Basic"/>
          <w:bCs/>
        </w:rPr>
        <w:t xml:space="preserve"> the two </w:t>
      </w:r>
      <w:r w:rsidR="006459EC" w:rsidRPr="00FC3B4D">
        <w:rPr>
          <w:rFonts w:ascii="Gentium Basic" w:hAnsi="Gentium Basic"/>
          <w:bCs/>
        </w:rPr>
        <w:t>phenotype</w:t>
      </w:r>
      <w:r w:rsidR="00FA003D" w:rsidRPr="00FC3B4D">
        <w:rPr>
          <w:rFonts w:ascii="Gentium Basic" w:hAnsi="Gentium Basic"/>
          <w:bCs/>
        </w:rPr>
        <w:t>s could be attributed to dietary intake</w:t>
      </w:r>
      <w:r w:rsidR="001E0E4C" w:rsidRPr="00FC3B4D">
        <w:rPr>
          <w:rFonts w:ascii="Gentium Basic" w:hAnsi="Gentium Basic"/>
          <w:bCs/>
        </w:rPr>
        <w:t xml:space="preserve">.  </w:t>
      </w:r>
      <w:r w:rsidR="00216A56" w:rsidRPr="00FC3B4D">
        <w:rPr>
          <w:rFonts w:ascii="Gentium Basic" w:hAnsi="Gentium Basic"/>
          <w:bCs/>
        </w:rPr>
        <w:t>Th</w:t>
      </w:r>
      <w:r w:rsidR="006459EC" w:rsidRPr="00FC3B4D">
        <w:rPr>
          <w:rFonts w:ascii="Gentium Basic" w:hAnsi="Gentium Basic"/>
          <w:bCs/>
        </w:rPr>
        <w:t>is was tested</w:t>
      </w:r>
      <w:r w:rsidR="00216A56" w:rsidRPr="00FC3B4D">
        <w:rPr>
          <w:rFonts w:ascii="Gentium Basic" w:hAnsi="Gentium Basic"/>
          <w:bCs/>
        </w:rPr>
        <w:t xml:space="preserve"> first in triglyceride storage</w:t>
      </w:r>
      <w:r w:rsidR="006459EC" w:rsidRPr="00FC3B4D">
        <w:rPr>
          <w:rFonts w:ascii="Gentium Basic" w:hAnsi="Gentium Basic"/>
          <w:bCs/>
        </w:rPr>
        <w:t xml:space="preserve"> tissues</w:t>
      </w:r>
      <w:r w:rsidR="00216A56" w:rsidRPr="00FC3B4D">
        <w:rPr>
          <w:rFonts w:ascii="Gentium Basic" w:hAnsi="Gentium Basic"/>
          <w:bCs/>
        </w:rPr>
        <w:t>.  Th</w:t>
      </w:r>
      <w:r w:rsidR="00A137A3" w:rsidRPr="00FC3B4D">
        <w:rPr>
          <w:rFonts w:ascii="Gentium Basic" w:hAnsi="Gentium Basic"/>
          <w:bCs/>
        </w:rPr>
        <w:t>e TGs stored in adipose do not typically represent a functional prop</w:t>
      </w:r>
      <w:r w:rsidR="006459EC" w:rsidRPr="00FC3B4D">
        <w:rPr>
          <w:rFonts w:ascii="Gentium Basic" w:hAnsi="Gentium Basic"/>
          <w:bCs/>
        </w:rPr>
        <w:t>erty as, unlike membranes, their</w:t>
      </w:r>
      <w:r w:rsidR="00A137A3" w:rsidRPr="00FC3B4D">
        <w:rPr>
          <w:rFonts w:ascii="Gentium Basic" w:hAnsi="Gentium Basic"/>
          <w:bCs/>
        </w:rPr>
        <w:t xml:space="preserve"> physical behaviour is </w:t>
      </w:r>
      <w:r w:rsidR="008C0B8C" w:rsidRPr="00FC3B4D">
        <w:rPr>
          <w:rFonts w:ascii="Gentium Basic" w:hAnsi="Gentium Basic"/>
          <w:bCs/>
        </w:rPr>
        <w:t xml:space="preserve">less important.  Thus, one would expect the adipose to reflect the diet closely.  However, </w:t>
      </w:r>
      <w:r w:rsidR="009903D5" w:rsidRPr="00FC3B4D">
        <w:rPr>
          <w:rFonts w:ascii="Gentium Basic" w:hAnsi="Gentium Basic"/>
          <w:bCs/>
        </w:rPr>
        <w:t xml:space="preserve">despite the huge differences in fatty acid intake, most FAs in </w:t>
      </w:r>
      <w:r w:rsidR="005219D4" w:rsidRPr="00FC3B4D">
        <w:rPr>
          <w:rFonts w:ascii="Gentium Basic" w:hAnsi="Gentium Basic"/>
          <w:bCs/>
        </w:rPr>
        <w:t>the adipose form the two groups w</w:t>
      </w:r>
      <w:r w:rsidR="00195448" w:rsidRPr="00FC3B4D">
        <w:rPr>
          <w:rFonts w:ascii="Gentium Basic" w:hAnsi="Gentium Basic"/>
          <w:bCs/>
        </w:rPr>
        <w:t>ere</w:t>
      </w:r>
      <w:r w:rsidR="005219D4" w:rsidRPr="00FC3B4D">
        <w:rPr>
          <w:rFonts w:ascii="Gentium Basic" w:hAnsi="Gentium Basic"/>
          <w:bCs/>
        </w:rPr>
        <w:t xml:space="preserve"> of a similar abundance</w:t>
      </w:r>
      <w:r w:rsidR="002E41D2">
        <w:rPr>
          <w:rFonts w:ascii="Gentium Basic" w:hAnsi="Gentium Basic"/>
          <w:bCs/>
        </w:rPr>
        <w:t xml:space="preserve"> (</w:t>
      </w:r>
      <w:r w:rsidR="002E41D2" w:rsidRPr="002E41D2">
        <w:rPr>
          <w:rFonts w:ascii="Gentium Basic" w:hAnsi="Gentium Basic"/>
          <w:bCs/>
          <w:i/>
        </w:rPr>
        <w:t>Supplementary information</w:t>
      </w:r>
      <w:r w:rsidR="00232361" w:rsidRPr="002E41D2">
        <w:rPr>
          <w:rFonts w:ascii="Gentium Basic" w:hAnsi="Gentium Basic"/>
          <w:bCs/>
          <w:i/>
        </w:rPr>
        <w:t xml:space="preserve"> </w:t>
      </w:r>
      <w:r w:rsidR="006600A4" w:rsidRPr="002E41D2">
        <w:rPr>
          <w:rFonts w:ascii="Gentium Basic" w:hAnsi="Gentium Basic"/>
          <w:bCs/>
          <w:i/>
        </w:rPr>
        <w:t>2</w:t>
      </w:r>
      <w:r w:rsidR="00232361" w:rsidRPr="00FC3B4D">
        <w:rPr>
          <w:rFonts w:ascii="Gentium Basic" w:hAnsi="Gentium Basic"/>
          <w:bCs/>
        </w:rPr>
        <w:t>)</w:t>
      </w:r>
      <w:r w:rsidR="005219D4" w:rsidRPr="00FC3B4D">
        <w:rPr>
          <w:rFonts w:ascii="Gentium Basic" w:hAnsi="Gentium Basic"/>
          <w:bCs/>
        </w:rPr>
        <w:t xml:space="preserve">.  </w:t>
      </w:r>
    </w:p>
    <w:p w14:paraId="771C737D" w14:textId="77777777" w:rsidR="00FD6585" w:rsidRPr="00FC3B4D" w:rsidRDefault="00FD6585" w:rsidP="00A80950">
      <w:pPr>
        <w:spacing w:line="360" w:lineRule="auto"/>
        <w:contextualSpacing/>
        <w:rPr>
          <w:rFonts w:ascii="Gentium Basic" w:hAnsi="Gentium Basic"/>
          <w:bCs/>
        </w:rPr>
      </w:pPr>
    </w:p>
    <w:p w14:paraId="66E771A1" w14:textId="1EA5D749" w:rsidR="00B4602F" w:rsidRDefault="005219D4" w:rsidP="00A80950">
      <w:pPr>
        <w:spacing w:line="360" w:lineRule="auto"/>
        <w:contextualSpacing/>
        <w:rPr>
          <w:rFonts w:ascii="Gentium Basic" w:hAnsi="Gentium Basic"/>
          <w:bCs/>
        </w:rPr>
      </w:pPr>
      <w:r w:rsidRPr="00FC3B4D">
        <w:rPr>
          <w:rFonts w:ascii="Gentium Basic" w:hAnsi="Gentium Basic"/>
          <w:bCs/>
        </w:rPr>
        <w:t>Three C</w:t>
      </w:r>
      <w:r w:rsidRPr="00FC3B4D">
        <w:rPr>
          <w:rFonts w:ascii="Gentium Basic" w:hAnsi="Gentium Basic"/>
          <w:bCs/>
          <w:vertAlign w:val="subscript"/>
        </w:rPr>
        <w:t>18</w:t>
      </w:r>
      <w:r w:rsidRPr="00FC3B4D">
        <w:rPr>
          <w:rFonts w:ascii="Gentium Basic" w:hAnsi="Gentium Basic"/>
          <w:bCs/>
        </w:rPr>
        <w:t xml:space="preserve"> FAs </w:t>
      </w:r>
      <w:r w:rsidR="000A10AA" w:rsidRPr="00FC3B4D">
        <w:rPr>
          <w:rFonts w:ascii="Gentium Basic" w:hAnsi="Gentium Basic"/>
          <w:bCs/>
        </w:rPr>
        <w:t>differed (</w:t>
      </w:r>
      <w:r w:rsidR="000A10AA" w:rsidRPr="00FC3B4D">
        <w:rPr>
          <w:rFonts w:ascii="Gentium Basic" w:hAnsi="Gentium Basic"/>
          <w:bCs/>
          <w:i/>
          <w:iCs/>
        </w:rPr>
        <w:t xml:space="preserve">p </w:t>
      </w:r>
      <w:r w:rsidR="000A10AA" w:rsidRPr="00FC3B4D">
        <w:rPr>
          <w:rFonts w:ascii="Gentium Basic" w:hAnsi="Gentium Basic"/>
          <w:bCs/>
        </w:rPr>
        <w:t>&lt; 0.05) between the two groups</w:t>
      </w:r>
      <w:r w:rsidR="003B2408">
        <w:rPr>
          <w:rFonts w:ascii="Gentium Basic" w:hAnsi="Gentium Basic"/>
          <w:bCs/>
        </w:rPr>
        <w:t xml:space="preserve"> in adipose</w:t>
      </w:r>
      <w:r w:rsidR="00103149">
        <w:rPr>
          <w:rFonts w:ascii="Gentium Basic" w:hAnsi="Gentium Basic"/>
          <w:bCs/>
        </w:rPr>
        <w:t xml:space="preserve"> tissue</w:t>
      </w:r>
      <w:r w:rsidR="00C6646D" w:rsidRPr="00FC3B4D">
        <w:rPr>
          <w:rFonts w:ascii="Gentium Basic" w:hAnsi="Gentium Basic"/>
          <w:bCs/>
        </w:rPr>
        <w:t>, with</w:t>
      </w:r>
      <w:r w:rsidR="00C6646D">
        <w:rPr>
          <w:rFonts w:ascii="Gentium Basic" w:hAnsi="Gentium Basic"/>
          <w:bCs/>
        </w:rPr>
        <w:t xml:space="preserve"> </w:t>
      </w:r>
      <w:r w:rsidR="008B17BC">
        <w:rPr>
          <w:rFonts w:ascii="Gentium Basic" w:hAnsi="Gentium Basic"/>
          <w:bCs/>
        </w:rPr>
        <w:t>FA(18:0)</w:t>
      </w:r>
      <w:r w:rsidR="00C6646D">
        <w:rPr>
          <w:rFonts w:ascii="Gentium Basic" w:hAnsi="Gentium Basic"/>
          <w:bCs/>
        </w:rPr>
        <w:t xml:space="preserve"> more abundant in</w:t>
      </w:r>
      <w:r w:rsidR="003201BC">
        <w:rPr>
          <w:rFonts w:ascii="Gentium Basic" w:hAnsi="Gentium Basic"/>
          <w:bCs/>
        </w:rPr>
        <w:t xml:space="preserve"> adipose </w:t>
      </w:r>
      <w:r w:rsidR="00103149">
        <w:rPr>
          <w:rFonts w:ascii="Gentium Basic" w:hAnsi="Gentium Basic"/>
          <w:bCs/>
        </w:rPr>
        <w:t xml:space="preserve">tissue </w:t>
      </w:r>
      <w:r w:rsidR="003201BC">
        <w:rPr>
          <w:rFonts w:ascii="Gentium Basic" w:hAnsi="Gentium Basic"/>
          <w:bCs/>
        </w:rPr>
        <w:t xml:space="preserve">from the obese group whereas </w:t>
      </w:r>
      <w:r w:rsidR="008B17BC">
        <w:rPr>
          <w:rFonts w:ascii="Gentium Basic" w:hAnsi="Gentium Basic"/>
          <w:bCs/>
        </w:rPr>
        <w:t>FA(18:1)</w:t>
      </w:r>
      <w:r w:rsidR="003201BC">
        <w:rPr>
          <w:rFonts w:ascii="Gentium Basic" w:hAnsi="Gentium Basic"/>
          <w:bCs/>
        </w:rPr>
        <w:t xml:space="preserve"> and </w:t>
      </w:r>
      <w:r w:rsidR="008B17BC">
        <w:rPr>
          <w:rFonts w:ascii="Gentium Basic" w:hAnsi="Gentium Basic"/>
          <w:bCs/>
        </w:rPr>
        <w:t>FA(18:2)</w:t>
      </w:r>
      <w:r w:rsidR="003201BC">
        <w:rPr>
          <w:rFonts w:ascii="Gentium Basic" w:hAnsi="Gentium Basic"/>
          <w:bCs/>
        </w:rPr>
        <w:t xml:space="preserve"> were less abundant</w:t>
      </w:r>
      <w:r w:rsidR="00232361">
        <w:rPr>
          <w:rFonts w:ascii="Gentium Basic" w:hAnsi="Gentium Basic"/>
          <w:bCs/>
        </w:rPr>
        <w:t xml:space="preserve"> </w:t>
      </w:r>
      <w:r w:rsidR="00C6646D">
        <w:rPr>
          <w:rFonts w:ascii="Gentium Basic" w:hAnsi="Gentium Basic"/>
          <w:bCs/>
        </w:rPr>
        <w:t>(</w:t>
      </w:r>
      <w:r w:rsidR="00C6646D">
        <w:rPr>
          <w:rFonts w:ascii="Gentium Basic" w:hAnsi="Gentium Basic"/>
          <w:bCs/>
          <w:i/>
          <w:iCs/>
        </w:rPr>
        <w:t>Fig. 4A</w:t>
      </w:r>
      <w:r w:rsidR="00C6646D">
        <w:rPr>
          <w:rFonts w:ascii="Gentium Basic" w:hAnsi="Gentium Basic"/>
          <w:bCs/>
        </w:rPr>
        <w:t>)</w:t>
      </w:r>
      <w:r w:rsidR="008C212B">
        <w:rPr>
          <w:rFonts w:ascii="Gentium Basic" w:hAnsi="Gentium Basic"/>
          <w:bCs/>
        </w:rPr>
        <w:t>.  However, in each case there is a remarkable disparity</w:t>
      </w:r>
      <w:r w:rsidR="00AB6434">
        <w:rPr>
          <w:rFonts w:ascii="Gentium Basic" w:hAnsi="Gentium Basic"/>
          <w:bCs/>
        </w:rPr>
        <w:t xml:space="preserve"> between the intake and t</w:t>
      </w:r>
      <w:r w:rsidR="006459EC">
        <w:rPr>
          <w:rFonts w:ascii="Gentium Basic" w:hAnsi="Gentium Basic"/>
          <w:bCs/>
        </w:rPr>
        <w:t xml:space="preserve">he accumulation.  </w:t>
      </w:r>
      <w:r w:rsidR="00103149">
        <w:rPr>
          <w:rFonts w:ascii="Gentium Basic" w:hAnsi="Gentium Basic"/>
          <w:bCs/>
        </w:rPr>
        <w:t xml:space="preserve">The abundance of FA(18:0) in </w:t>
      </w:r>
      <w:r w:rsidR="006459EC">
        <w:rPr>
          <w:rFonts w:ascii="Gentium Basic" w:hAnsi="Gentium Basic"/>
          <w:bCs/>
        </w:rPr>
        <w:t xml:space="preserve">adipose </w:t>
      </w:r>
      <w:r w:rsidR="00103149">
        <w:rPr>
          <w:rFonts w:ascii="Gentium Basic" w:hAnsi="Gentium Basic"/>
          <w:bCs/>
        </w:rPr>
        <w:t xml:space="preserve">tissue </w:t>
      </w:r>
      <w:r w:rsidR="006459EC">
        <w:rPr>
          <w:rFonts w:ascii="Gentium Basic" w:hAnsi="Gentium Basic"/>
          <w:bCs/>
        </w:rPr>
        <w:t>fro</w:t>
      </w:r>
      <w:r w:rsidR="00AB6434">
        <w:rPr>
          <w:rFonts w:ascii="Gentium Basic" w:hAnsi="Gentium Basic"/>
          <w:bCs/>
        </w:rPr>
        <w:t>m the lean group was about 3</w:t>
      </w:r>
      <w:r w:rsidR="006459EC">
        <w:rPr>
          <w:rFonts w:ascii="Gentium Basic" w:hAnsi="Gentium Basic"/>
          <w:bCs/>
        </w:rPr>
        <w:t>×</w:t>
      </w:r>
      <w:r w:rsidR="00AB6434">
        <w:rPr>
          <w:rFonts w:ascii="Gentium Basic" w:hAnsi="Gentium Basic"/>
          <w:bCs/>
        </w:rPr>
        <w:t xml:space="preserve"> that of </w:t>
      </w:r>
      <w:r w:rsidR="0035555E">
        <w:rPr>
          <w:rFonts w:ascii="Gentium Basic" w:hAnsi="Gentium Basic"/>
          <w:bCs/>
        </w:rPr>
        <w:t xml:space="preserve">the dietary intake.  </w:t>
      </w:r>
      <w:r w:rsidR="00103149">
        <w:rPr>
          <w:rFonts w:ascii="Gentium Basic" w:hAnsi="Gentium Basic"/>
          <w:bCs/>
        </w:rPr>
        <w:t>Unexpectedly,</w:t>
      </w:r>
      <w:r w:rsidR="0035555E">
        <w:rPr>
          <w:rFonts w:ascii="Gentium Basic" w:hAnsi="Gentium Basic"/>
          <w:bCs/>
        </w:rPr>
        <w:t xml:space="preserve"> although the </w:t>
      </w:r>
      <w:commentRangeStart w:id="13"/>
      <w:r w:rsidR="00103149">
        <w:rPr>
          <w:rFonts w:ascii="Gentium Basic" w:hAnsi="Gentium Basic"/>
          <w:bCs/>
        </w:rPr>
        <w:t xml:space="preserve">composition </w:t>
      </w:r>
      <w:r w:rsidR="0035555E">
        <w:rPr>
          <w:rFonts w:ascii="Gentium Basic" w:hAnsi="Gentium Basic"/>
          <w:bCs/>
        </w:rPr>
        <w:t xml:space="preserve">of FA(18:0) </w:t>
      </w:r>
      <w:r w:rsidR="00103149">
        <w:rPr>
          <w:rFonts w:ascii="Gentium Basic" w:hAnsi="Gentium Basic"/>
          <w:bCs/>
        </w:rPr>
        <w:t>in the obesogenic diet</w:t>
      </w:r>
      <w:r w:rsidR="0035555E">
        <w:rPr>
          <w:rFonts w:ascii="Gentium Basic" w:hAnsi="Gentium Basic"/>
          <w:bCs/>
        </w:rPr>
        <w:t xml:space="preserve"> </w:t>
      </w:r>
      <w:commentRangeEnd w:id="13"/>
      <w:r w:rsidR="00103149">
        <w:rPr>
          <w:rStyle w:val="CommentReference"/>
          <w:lang w:eastAsia="en-US"/>
        </w:rPr>
        <w:commentReference w:id="13"/>
      </w:r>
      <w:r w:rsidR="0035555E">
        <w:rPr>
          <w:rFonts w:ascii="Gentium Basic" w:hAnsi="Gentium Basic"/>
          <w:bCs/>
        </w:rPr>
        <w:t xml:space="preserve">was at least twice as high as that of lean dams, </w:t>
      </w:r>
      <w:r w:rsidR="00E6382F">
        <w:rPr>
          <w:rFonts w:ascii="Gentium Basic" w:hAnsi="Gentium Basic"/>
          <w:bCs/>
        </w:rPr>
        <w:t xml:space="preserve">the accumulation of FA(18:0) </w:t>
      </w:r>
      <w:r w:rsidR="004427A0">
        <w:rPr>
          <w:rFonts w:ascii="Gentium Basic" w:hAnsi="Gentium Basic"/>
          <w:bCs/>
        </w:rPr>
        <w:t xml:space="preserve">in adipose </w:t>
      </w:r>
      <w:r w:rsidR="00E6382F">
        <w:rPr>
          <w:rFonts w:ascii="Gentium Basic" w:hAnsi="Gentium Basic"/>
          <w:bCs/>
        </w:rPr>
        <w:t xml:space="preserve">was only about 10% higher.  </w:t>
      </w:r>
      <w:r w:rsidR="00514B37">
        <w:rPr>
          <w:rFonts w:ascii="Gentium Basic" w:hAnsi="Gentium Basic"/>
          <w:bCs/>
        </w:rPr>
        <w:t xml:space="preserve">FA(18:1) was more abundant in the </w:t>
      </w:r>
      <w:r w:rsidR="00103149">
        <w:rPr>
          <w:rFonts w:ascii="Gentium Basic" w:hAnsi="Gentium Basic"/>
          <w:bCs/>
        </w:rPr>
        <w:t xml:space="preserve">obesogenic diet </w:t>
      </w:r>
      <w:r w:rsidR="00514B37">
        <w:rPr>
          <w:rFonts w:ascii="Gentium Basic" w:hAnsi="Gentium Basic"/>
          <w:bCs/>
        </w:rPr>
        <w:t xml:space="preserve">but the abundance in </w:t>
      </w:r>
      <w:r w:rsidR="003B2408">
        <w:rPr>
          <w:rFonts w:ascii="Gentium Basic" w:hAnsi="Gentium Basic"/>
          <w:bCs/>
        </w:rPr>
        <w:t xml:space="preserve">their </w:t>
      </w:r>
      <w:r w:rsidR="00514B37">
        <w:rPr>
          <w:rFonts w:ascii="Gentium Basic" w:hAnsi="Gentium Basic"/>
          <w:bCs/>
        </w:rPr>
        <w:t>adipose was lower than that of lean dams</w:t>
      </w:r>
      <w:r w:rsidR="00052C10">
        <w:rPr>
          <w:rFonts w:ascii="Gentium Basic" w:hAnsi="Gentium Basic"/>
          <w:bCs/>
        </w:rPr>
        <w:t xml:space="preserve"> (</w:t>
      </w:r>
      <w:r w:rsidR="00052C10">
        <w:rPr>
          <w:rFonts w:ascii="Gentium Basic" w:hAnsi="Gentium Basic"/>
          <w:bCs/>
          <w:i/>
          <w:iCs/>
        </w:rPr>
        <w:t>Fig. 4A</w:t>
      </w:r>
      <w:r w:rsidR="00052C10">
        <w:rPr>
          <w:rFonts w:ascii="Gentium Basic" w:hAnsi="Gentium Basic"/>
          <w:bCs/>
        </w:rPr>
        <w:t>)</w:t>
      </w:r>
      <w:r w:rsidR="00514B37">
        <w:rPr>
          <w:rFonts w:ascii="Gentium Basic" w:hAnsi="Gentium Basic"/>
          <w:bCs/>
        </w:rPr>
        <w:t>.</w:t>
      </w:r>
      <w:r w:rsidR="00EA4474">
        <w:rPr>
          <w:rFonts w:ascii="Gentium Basic" w:hAnsi="Gentium Basic"/>
          <w:bCs/>
        </w:rPr>
        <w:t xml:space="preserve"> This trend also obtained for FA(18:2), however the </w:t>
      </w:r>
      <w:r w:rsidR="00A82B00">
        <w:rPr>
          <w:rFonts w:ascii="Gentium Basic" w:hAnsi="Gentium Basic"/>
          <w:bCs/>
        </w:rPr>
        <w:t>accumulation of FA(18:2) was only about 10% of the intake in</w:t>
      </w:r>
      <w:r w:rsidR="001B37B5">
        <w:rPr>
          <w:rFonts w:ascii="Gentium Basic" w:hAnsi="Gentium Basic"/>
          <w:bCs/>
        </w:rPr>
        <w:t xml:space="preserve"> the adipose of</w:t>
      </w:r>
      <w:r w:rsidR="00A82B00">
        <w:rPr>
          <w:rFonts w:ascii="Gentium Basic" w:hAnsi="Gentium Basic"/>
          <w:bCs/>
        </w:rPr>
        <w:t xml:space="preserve"> lean dam</w:t>
      </w:r>
      <w:r w:rsidR="001B37B5">
        <w:rPr>
          <w:rFonts w:ascii="Gentium Basic" w:hAnsi="Gentium Basic"/>
          <w:bCs/>
        </w:rPr>
        <w:t>s, whereas it was around 30% in the adipose of obese dams.</w:t>
      </w:r>
    </w:p>
    <w:p w14:paraId="0367D3F3" w14:textId="413AD5C3" w:rsidR="00EE6A81" w:rsidRDefault="00EE6A81" w:rsidP="00A80950">
      <w:pPr>
        <w:spacing w:line="360" w:lineRule="auto"/>
        <w:contextualSpacing/>
        <w:rPr>
          <w:rFonts w:ascii="Gentium Basic" w:hAnsi="Gentium Basic"/>
          <w:bCs/>
        </w:rPr>
      </w:pPr>
    </w:p>
    <w:p w14:paraId="20E7A2D2" w14:textId="6E38E9E6" w:rsidR="002373C1" w:rsidRPr="00FC3B4D" w:rsidRDefault="00EE6A81" w:rsidP="002373C1">
      <w:pPr>
        <w:spacing w:before="240" w:line="360" w:lineRule="auto"/>
        <w:contextualSpacing/>
        <w:rPr>
          <w:rFonts w:ascii="Gentium Basic" w:hAnsi="Gentium Basic"/>
          <w:bCs/>
        </w:rPr>
      </w:pPr>
      <w:r>
        <w:rPr>
          <w:rFonts w:ascii="Gentium Basic" w:hAnsi="Gentium Basic"/>
          <w:bCs/>
        </w:rPr>
        <w:t xml:space="preserve">These results showed that the fatty acid profile of </w:t>
      </w:r>
      <w:r w:rsidR="00556633">
        <w:rPr>
          <w:rFonts w:ascii="Gentium Basic" w:hAnsi="Gentium Basic"/>
          <w:bCs/>
        </w:rPr>
        <w:t>the stored fat</w:t>
      </w:r>
      <w:r>
        <w:rPr>
          <w:rFonts w:ascii="Gentium Basic" w:hAnsi="Gentium Basic"/>
          <w:bCs/>
        </w:rPr>
        <w:t xml:space="preserve"> was not reflective of diet</w:t>
      </w:r>
      <w:r w:rsidR="006459EC">
        <w:rPr>
          <w:rFonts w:ascii="Gentium Basic" w:hAnsi="Gentium Basic"/>
          <w:bCs/>
        </w:rPr>
        <w:t>ary intake</w:t>
      </w:r>
      <w:r w:rsidR="00CB162D">
        <w:rPr>
          <w:rFonts w:ascii="Gentium Basic" w:hAnsi="Gentium Basic"/>
          <w:bCs/>
        </w:rPr>
        <w:t xml:space="preserve"> </w:t>
      </w:r>
      <w:r w:rsidR="009871C5">
        <w:rPr>
          <w:rFonts w:ascii="Gentium Basic" w:hAnsi="Gentium Basic"/>
          <w:bCs/>
        </w:rPr>
        <w:t>(</w:t>
      </w:r>
      <w:r w:rsidR="009871C5">
        <w:rPr>
          <w:rFonts w:ascii="Gentium Basic" w:hAnsi="Gentium Basic"/>
          <w:bCs/>
          <w:i/>
          <w:iCs/>
        </w:rPr>
        <w:t xml:space="preserve">p </w:t>
      </w:r>
      <w:r w:rsidR="009871C5">
        <w:rPr>
          <w:rFonts w:ascii="Gentium Basic" w:hAnsi="Gentium Basic"/>
          <w:bCs/>
        </w:rPr>
        <w:t>&lt; 0.05)</w:t>
      </w:r>
      <w:r w:rsidR="008B759E">
        <w:rPr>
          <w:rFonts w:ascii="Gentium Basic" w:hAnsi="Gentium Basic"/>
          <w:bCs/>
        </w:rPr>
        <w:t xml:space="preserve">.  </w:t>
      </w:r>
      <w:r w:rsidR="00041F82">
        <w:rPr>
          <w:rFonts w:ascii="Gentium Basic" w:hAnsi="Gentium Basic"/>
          <w:bCs/>
        </w:rPr>
        <w:t xml:space="preserve">However, </w:t>
      </w:r>
      <w:r w:rsidR="00AB0F8A">
        <w:rPr>
          <w:rFonts w:ascii="Gentium Basic" w:hAnsi="Gentium Basic"/>
          <w:bCs/>
        </w:rPr>
        <w:t xml:space="preserve">as a storage tissue, </w:t>
      </w:r>
      <w:r w:rsidR="00041F82">
        <w:rPr>
          <w:rFonts w:ascii="Gentium Basic" w:hAnsi="Gentium Basic"/>
          <w:bCs/>
        </w:rPr>
        <w:t xml:space="preserve">the adipose </w:t>
      </w:r>
      <w:r w:rsidR="00AB0F8A">
        <w:rPr>
          <w:rFonts w:ascii="Gentium Basic" w:hAnsi="Gentium Basic"/>
          <w:bCs/>
        </w:rPr>
        <w:t>compartment is necessarily flexible</w:t>
      </w:r>
      <w:r w:rsidR="00883391">
        <w:rPr>
          <w:rFonts w:ascii="Gentium Basic" w:hAnsi="Gentium Basic"/>
          <w:bCs/>
        </w:rPr>
        <w:t xml:space="preserve"> and therefore not as tightly controlled as a </w:t>
      </w:r>
      <w:r w:rsidR="00CB26BB">
        <w:rPr>
          <w:rFonts w:ascii="Gentium Basic" w:hAnsi="Gentium Basic"/>
          <w:bCs/>
        </w:rPr>
        <w:t>compartment</w:t>
      </w:r>
      <w:r w:rsidR="00883391">
        <w:rPr>
          <w:rFonts w:ascii="Gentium Basic" w:hAnsi="Gentium Basic"/>
          <w:bCs/>
        </w:rPr>
        <w:t xml:space="preserve"> with </w:t>
      </w:r>
      <w:r w:rsidR="00CB26BB">
        <w:rPr>
          <w:rFonts w:ascii="Gentium Basic" w:hAnsi="Gentium Basic"/>
          <w:bCs/>
        </w:rPr>
        <w:t xml:space="preserve">a more </w:t>
      </w:r>
      <w:r w:rsidR="003B2408">
        <w:rPr>
          <w:rFonts w:ascii="Gentium Basic" w:hAnsi="Gentium Basic"/>
          <w:bCs/>
        </w:rPr>
        <w:t>physical/</w:t>
      </w:r>
      <w:r w:rsidR="00CB26BB">
        <w:rPr>
          <w:rFonts w:ascii="Gentium Basic" w:hAnsi="Gentium Basic"/>
          <w:bCs/>
        </w:rPr>
        <w:t>functional role for lipids</w:t>
      </w:r>
      <w:r w:rsidR="00AB0F8A">
        <w:rPr>
          <w:rFonts w:ascii="Gentium Basic" w:hAnsi="Gentium Basic"/>
          <w:bCs/>
        </w:rPr>
        <w:t xml:space="preserve">.  </w:t>
      </w:r>
      <w:r w:rsidR="00D314C2">
        <w:rPr>
          <w:rFonts w:ascii="Gentium Basic" w:hAnsi="Gentium Basic"/>
          <w:bCs/>
        </w:rPr>
        <w:t>I</w:t>
      </w:r>
      <w:r w:rsidR="006A2960">
        <w:rPr>
          <w:rFonts w:ascii="Gentium Basic" w:hAnsi="Gentium Basic"/>
          <w:bCs/>
        </w:rPr>
        <w:t>n</w:t>
      </w:r>
      <w:r w:rsidR="00D314C2">
        <w:rPr>
          <w:rFonts w:ascii="Gentium Basic" w:hAnsi="Gentium Basic"/>
          <w:bCs/>
        </w:rPr>
        <w:t xml:space="preserve"> order to </w:t>
      </w:r>
      <w:r w:rsidR="00AB0F8A">
        <w:rPr>
          <w:rFonts w:ascii="Gentium Basic" w:hAnsi="Gentium Basic"/>
          <w:bCs/>
        </w:rPr>
        <w:t>understand whether the c</w:t>
      </w:r>
      <w:r w:rsidR="00C166E6">
        <w:rPr>
          <w:rFonts w:ascii="Gentium Basic" w:hAnsi="Gentium Basic"/>
          <w:bCs/>
        </w:rPr>
        <w:t>h</w:t>
      </w:r>
      <w:r w:rsidR="00AB0F8A">
        <w:rPr>
          <w:rFonts w:ascii="Gentium Basic" w:hAnsi="Gentium Basic"/>
          <w:bCs/>
        </w:rPr>
        <w:t>a</w:t>
      </w:r>
      <w:r w:rsidR="00C166E6">
        <w:rPr>
          <w:rFonts w:ascii="Gentium Basic" w:hAnsi="Gentium Basic"/>
          <w:bCs/>
        </w:rPr>
        <w:t>n</w:t>
      </w:r>
      <w:r w:rsidR="00AB0F8A">
        <w:rPr>
          <w:rFonts w:ascii="Gentium Basic" w:hAnsi="Gentium Basic"/>
          <w:bCs/>
        </w:rPr>
        <w:t xml:space="preserve">ge in FA abundance </w:t>
      </w:r>
      <w:r w:rsidR="00C166E6">
        <w:rPr>
          <w:rFonts w:ascii="Gentium Basic" w:hAnsi="Gentium Basic"/>
          <w:bCs/>
        </w:rPr>
        <w:t>differed both against dietary intake and between groups</w:t>
      </w:r>
      <w:r w:rsidR="00C312A9">
        <w:rPr>
          <w:rFonts w:ascii="Gentium Basic" w:hAnsi="Gentium Basic"/>
          <w:bCs/>
        </w:rPr>
        <w:t xml:space="preserve"> for functional purposes</w:t>
      </w:r>
      <w:r w:rsidR="00C166E6">
        <w:rPr>
          <w:rFonts w:ascii="Gentium Basic" w:hAnsi="Gentium Basic"/>
          <w:bCs/>
        </w:rPr>
        <w:t xml:space="preserve">, </w:t>
      </w:r>
      <w:r w:rsidR="00701C97">
        <w:rPr>
          <w:rFonts w:ascii="Gentium Basic" w:hAnsi="Gentium Basic"/>
          <w:bCs/>
        </w:rPr>
        <w:t xml:space="preserve">the </w:t>
      </w:r>
      <w:r w:rsidR="00C80C39">
        <w:rPr>
          <w:rFonts w:ascii="Gentium Basic" w:hAnsi="Gentium Basic"/>
          <w:bCs/>
        </w:rPr>
        <w:t>hypothesis was also tested</w:t>
      </w:r>
      <w:r w:rsidR="00701C97">
        <w:rPr>
          <w:rFonts w:ascii="Gentium Basic" w:hAnsi="Gentium Basic"/>
          <w:bCs/>
        </w:rPr>
        <w:t xml:space="preserve"> on a tissue that relies on fatty acid supply both for</w:t>
      </w:r>
      <w:r w:rsidR="00493E6C">
        <w:rPr>
          <w:rFonts w:ascii="Gentium Basic" w:hAnsi="Gentium Basic"/>
          <w:bCs/>
        </w:rPr>
        <w:t xml:space="preserve"> </w:t>
      </w:r>
      <w:r w:rsidR="00493E6C">
        <w:rPr>
          <w:rFonts w:ascii="Gentium Basic" w:hAnsi="Gentium Basic"/>
          <w:bCs/>
        </w:rPr>
        <w:lastRenderedPageBreak/>
        <w:t xml:space="preserve">structure (phospholipids) and energy supply </w:t>
      </w:r>
      <w:r w:rsidR="00815BEE">
        <w:rPr>
          <w:rFonts w:ascii="Gentium Basic" w:hAnsi="Gentium Basic"/>
          <w:bCs/>
        </w:rPr>
        <w:t>(</w:t>
      </w:r>
      <w:r w:rsidR="00493E6C">
        <w:rPr>
          <w:rFonts w:ascii="Gentium Basic" w:hAnsi="Gentium Basic"/>
          <w:bCs/>
        </w:rPr>
        <w:t>TGs)</w:t>
      </w:r>
      <w:r w:rsidR="00C80C39">
        <w:rPr>
          <w:rFonts w:ascii="Gentium Basic" w:hAnsi="Gentium Basic"/>
          <w:bCs/>
        </w:rPr>
        <w:t xml:space="preserve">, </w:t>
      </w:r>
      <w:r w:rsidR="00C80C39" w:rsidRPr="00726885">
        <w:rPr>
          <w:rFonts w:ascii="Gentium Basic" w:hAnsi="Gentium Basic"/>
          <w:bCs/>
          <w:i/>
        </w:rPr>
        <w:t>i.e.</w:t>
      </w:r>
      <w:r w:rsidR="00C80C39">
        <w:rPr>
          <w:rFonts w:ascii="Gentium Basic" w:hAnsi="Gentium Basic"/>
          <w:bCs/>
        </w:rPr>
        <w:t xml:space="preserve"> </w:t>
      </w:r>
      <w:r w:rsidR="00ED0EB5">
        <w:rPr>
          <w:rFonts w:ascii="Gentium Basic" w:hAnsi="Gentium Basic"/>
          <w:bCs/>
        </w:rPr>
        <w:t>h</w:t>
      </w:r>
      <w:r w:rsidR="008B759E">
        <w:rPr>
          <w:rFonts w:ascii="Gentium Basic" w:hAnsi="Gentium Basic"/>
          <w:bCs/>
        </w:rPr>
        <w:t>eart</w:t>
      </w:r>
      <w:r w:rsidR="00ED0EB5">
        <w:rPr>
          <w:rFonts w:ascii="Gentium Basic" w:hAnsi="Gentium Basic"/>
          <w:bCs/>
        </w:rPr>
        <w:t xml:space="preserve"> tissue</w:t>
      </w:r>
      <w:r w:rsidR="00C80C39">
        <w:rPr>
          <w:rFonts w:ascii="Gentium Basic" w:hAnsi="Gentium Basic"/>
          <w:bCs/>
        </w:rPr>
        <w:t>. T</w:t>
      </w:r>
      <w:r w:rsidR="00776D17">
        <w:rPr>
          <w:rFonts w:ascii="Gentium Basic" w:hAnsi="Gentium Basic"/>
          <w:bCs/>
        </w:rPr>
        <w:t>hree FAs show</w:t>
      </w:r>
      <w:r w:rsidR="00C80C39">
        <w:rPr>
          <w:rFonts w:ascii="Gentium Basic" w:hAnsi="Gentium Basic"/>
          <w:bCs/>
        </w:rPr>
        <w:t>ed</w:t>
      </w:r>
      <w:r w:rsidR="00776D17">
        <w:rPr>
          <w:rFonts w:ascii="Gentium Basic" w:hAnsi="Gentium Basic"/>
          <w:bCs/>
        </w:rPr>
        <w:t xml:space="preserve"> a</w:t>
      </w:r>
      <w:ins w:id="14" w:author="Denise F-Twinn" w:date="2021-03-08T15:29:00Z">
        <w:r w:rsidR="00C80C39">
          <w:rPr>
            <w:rFonts w:ascii="Gentium Basic" w:hAnsi="Gentium Basic"/>
            <w:bCs/>
          </w:rPr>
          <w:t xml:space="preserve"> highly significan</w:t>
        </w:r>
      </w:ins>
      <w:ins w:id="15" w:author="Denise F-Twinn" w:date="2021-03-08T15:30:00Z">
        <w:r w:rsidR="00C80C39">
          <w:rPr>
            <w:rFonts w:ascii="Gentium Basic" w:hAnsi="Gentium Basic"/>
            <w:bCs/>
          </w:rPr>
          <w:t>t</w:t>
        </w:r>
      </w:ins>
      <w:r w:rsidR="00776D17">
        <w:rPr>
          <w:rFonts w:ascii="Gentium Basic" w:hAnsi="Gentium Basic"/>
          <w:bCs/>
        </w:rPr>
        <w:t xml:space="preserve"> difference in mean abundance</w:t>
      </w:r>
      <w:r w:rsidR="00C80C39">
        <w:rPr>
          <w:rFonts w:ascii="Gentium Basic" w:hAnsi="Gentium Basic"/>
          <w:bCs/>
        </w:rPr>
        <w:t xml:space="preserve"> (</w:t>
      </w:r>
      <w:r w:rsidR="00776D17">
        <w:rPr>
          <w:rFonts w:ascii="Gentium Basic" w:hAnsi="Gentium Basic"/>
          <w:bCs/>
          <w:i/>
          <w:iCs/>
        </w:rPr>
        <w:t>p</w:t>
      </w:r>
      <w:r w:rsidR="00776D17">
        <w:rPr>
          <w:rFonts w:ascii="Gentium Basic" w:hAnsi="Gentium Basic"/>
          <w:bCs/>
        </w:rPr>
        <w:t xml:space="preserve"> &lt;</w:t>
      </w:r>
      <w:r w:rsidR="001709B4">
        <w:rPr>
          <w:rFonts w:ascii="Gentium Basic" w:hAnsi="Gentium Basic"/>
          <w:bCs/>
        </w:rPr>
        <w:t xml:space="preserve"> </w:t>
      </w:r>
      <w:r w:rsidR="00776D17">
        <w:rPr>
          <w:rFonts w:ascii="Gentium Basic" w:hAnsi="Gentium Basic"/>
          <w:bCs/>
        </w:rPr>
        <w:t>0.001</w:t>
      </w:r>
      <w:r w:rsidR="00C80C39">
        <w:rPr>
          <w:rFonts w:ascii="Gentium Basic" w:hAnsi="Gentium Basic"/>
          <w:bCs/>
        </w:rPr>
        <w:t xml:space="preserve">) </w:t>
      </w:r>
      <w:r w:rsidR="00776D17">
        <w:rPr>
          <w:rFonts w:ascii="Gentium Basic" w:hAnsi="Gentium Basic"/>
          <w:bCs/>
        </w:rPr>
        <w:t xml:space="preserve">and one further </w:t>
      </w:r>
      <w:r w:rsidR="00C42AB5">
        <w:rPr>
          <w:rFonts w:ascii="Gentium Basic" w:hAnsi="Gentium Basic"/>
          <w:bCs/>
        </w:rPr>
        <w:t xml:space="preserve">with a </w:t>
      </w:r>
      <w:r w:rsidR="00C42AB5">
        <w:rPr>
          <w:rFonts w:ascii="Gentium Basic" w:hAnsi="Gentium Basic"/>
          <w:bCs/>
          <w:i/>
          <w:iCs/>
        </w:rPr>
        <w:t>p</w:t>
      </w:r>
      <w:r w:rsidR="00C42AB5">
        <w:rPr>
          <w:rFonts w:ascii="Gentium Basic" w:hAnsi="Gentium Basic"/>
          <w:bCs/>
        </w:rPr>
        <w:t xml:space="preserve"> = 0.003, </w:t>
      </w:r>
      <w:r w:rsidR="00C42AB5">
        <w:rPr>
          <w:rFonts w:ascii="Gentium Basic" w:hAnsi="Gentium Basic"/>
          <w:bCs/>
          <w:i/>
          <w:iCs/>
        </w:rPr>
        <w:t>Fig. 4B</w:t>
      </w:r>
      <w:r w:rsidR="00C42AB5">
        <w:rPr>
          <w:rFonts w:ascii="Gentium Basic" w:hAnsi="Gentium Basic"/>
          <w:bCs/>
        </w:rPr>
        <w:t>.</w:t>
      </w:r>
      <w:r w:rsidR="00A84BBC">
        <w:rPr>
          <w:rFonts w:ascii="Gentium Basic" w:hAnsi="Gentium Basic"/>
          <w:bCs/>
        </w:rPr>
        <w:t xml:space="preserve">  </w:t>
      </w:r>
      <w:r w:rsidR="00B4602F">
        <w:rPr>
          <w:rFonts w:ascii="Gentium Basic" w:hAnsi="Gentium Basic"/>
          <w:bCs/>
        </w:rPr>
        <w:t>The</w:t>
      </w:r>
      <w:r w:rsidR="00C80C39">
        <w:rPr>
          <w:rFonts w:ascii="Gentium Basic" w:hAnsi="Gentium Basic"/>
          <w:bCs/>
        </w:rPr>
        <w:t xml:space="preserve"> differences here were </w:t>
      </w:r>
      <w:r w:rsidR="00A84BBC">
        <w:rPr>
          <w:rFonts w:ascii="Gentium Basic" w:hAnsi="Gentium Basic"/>
          <w:bCs/>
        </w:rPr>
        <w:t xml:space="preserve">even </w:t>
      </w:r>
      <w:r w:rsidR="00C80C39">
        <w:rPr>
          <w:rFonts w:ascii="Gentium Basic" w:hAnsi="Gentium Basic"/>
          <w:bCs/>
        </w:rPr>
        <w:t xml:space="preserve">more pronounced </w:t>
      </w:r>
      <w:r w:rsidR="00A84BBC">
        <w:rPr>
          <w:rFonts w:ascii="Gentium Basic" w:hAnsi="Gentium Basic"/>
          <w:bCs/>
        </w:rPr>
        <w:t xml:space="preserve">than those of the adipose </w:t>
      </w:r>
      <w:r w:rsidR="00C80C39">
        <w:rPr>
          <w:rFonts w:ascii="Gentium Basic" w:hAnsi="Gentium Basic"/>
          <w:bCs/>
        </w:rPr>
        <w:t xml:space="preserve">tissue </w:t>
      </w:r>
      <w:r w:rsidR="00A84BBC">
        <w:rPr>
          <w:rFonts w:ascii="Gentium Basic" w:hAnsi="Gentium Basic"/>
          <w:bCs/>
        </w:rPr>
        <w:t>(</w:t>
      </w:r>
      <w:r w:rsidR="00A84BBC">
        <w:rPr>
          <w:rFonts w:ascii="Gentium Basic" w:hAnsi="Gentium Basic"/>
          <w:bCs/>
          <w:i/>
          <w:iCs/>
        </w:rPr>
        <w:t>Fig. 4A</w:t>
      </w:r>
      <w:r w:rsidR="00A84BBC">
        <w:rPr>
          <w:rFonts w:ascii="Gentium Basic" w:hAnsi="Gentium Basic"/>
          <w:bCs/>
        </w:rPr>
        <w:t>)</w:t>
      </w:r>
      <w:r w:rsidR="001E0664">
        <w:rPr>
          <w:rFonts w:ascii="Gentium Basic" w:hAnsi="Gentium Basic"/>
          <w:bCs/>
        </w:rPr>
        <w:t>.  For all three FAs, the hearts of lean mice accumulated FA(1</w:t>
      </w:r>
      <w:r w:rsidR="00482472">
        <w:rPr>
          <w:rFonts w:ascii="Gentium Basic" w:hAnsi="Gentium Basic"/>
          <w:bCs/>
        </w:rPr>
        <w:t>2:0, 14:0, 15:0)</w:t>
      </w:r>
      <w:r w:rsidR="00F91EEF">
        <w:rPr>
          <w:rFonts w:ascii="Gentium Basic" w:hAnsi="Gentium Basic"/>
          <w:bCs/>
        </w:rPr>
        <w:t xml:space="preserve"> with respect to dietary intake whereas in obese </w:t>
      </w:r>
      <w:r w:rsidR="00C80C39">
        <w:rPr>
          <w:rFonts w:ascii="Gentium Basic" w:hAnsi="Gentium Basic"/>
          <w:bCs/>
        </w:rPr>
        <w:t>hearts</w:t>
      </w:r>
      <w:r w:rsidR="00F91EEF">
        <w:rPr>
          <w:rFonts w:ascii="Gentium Basic" w:hAnsi="Gentium Basic"/>
          <w:bCs/>
        </w:rPr>
        <w:t xml:space="preserve">, the abundance of all three FAs was lower despite </w:t>
      </w:r>
      <w:r w:rsidR="00C80C39">
        <w:rPr>
          <w:rFonts w:ascii="Gentium Basic" w:hAnsi="Gentium Basic"/>
          <w:bCs/>
        </w:rPr>
        <w:t xml:space="preserve">being more </w:t>
      </w:r>
      <w:r w:rsidR="00F91EEF">
        <w:rPr>
          <w:rFonts w:ascii="Gentium Basic" w:hAnsi="Gentium Basic"/>
          <w:bCs/>
        </w:rPr>
        <w:t>abundan</w:t>
      </w:r>
      <w:r w:rsidR="00C80C39">
        <w:rPr>
          <w:rFonts w:ascii="Gentium Basic" w:hAnsi="Gentium Basic"/>
          <w:bCs/>
        </w:rPr>
        <w:t>t</w:t>
      </w:r>
      <w:r w:rsidR="00F91EEF">
        <w:rPr>
          <w:rFonts w:ascii="Gentium Basic" w:hAnsi="Gentium Basic"/>
          <w:bCs/>
        </w:rPr>
        <w:t xml:space="preserve"> in the</w:t>
      </w:r>
      <w:r w:rsidR="00C80C39">
        <w:rPr>
          <w:rFonts w:ascii="Gentium Basic" w:hAnsi="Gentium Basic"/>
          <w:bCs/>
        </w:rPr>
        <w:t xml:space="preserve"> obesogenic</w:t>
      </w:r>
      <w:r w:rsidR="00F91EEF">
        <w:rPr>
          <w:rFonts w:ascii="Gentium Basic" w:hAnsi="Gentium Basic"/>
          <w:bCs/>
        </w:rPr>
        <w:t xml:space="preserve"> diet </w:t>
      </w:r>
      <w:r w:rsidR="0014763B">
        <w:rPr>
          <w:rFonts w:ascii="Gentium Basic" w:hAnsi="Gentium Basic"/>
          <w:bCs/>
        </w:rPr>
        <w:t>(</w:t>
      </w:r>
      <w:r w:rsidR="0014763B">
        <w:rPr>
          <w:rFonts w:ascii="Gentium Basic" w:hAnsi="Gentium Basic"/>
          <w:bCs/>
          <w:i/>
          <w:iCs/>
        </w:rPr>
        <w:t>Fig. 4B</w:t>
      </w:r>
      <w:r w:rsidR="0014763B">
        <w:rPr>
          <w:rFonts w:ascii="Gentium Basic" w:hAnsi="Gentium Basic"/>
          <w:bCs/>
        </w:rPr>
        <w:t>).</w:t>
      </w:r>
      <w:r w:rsidR="00113D5F">
        <w:rPr>
          <w:rFonts w:ascii="Gentium Basic" w:hAnsi="Gentium Basic"/>
          <w:bCs/>
        </w:rPr>
        <w:t xml:space="preserve"> </w:t>
      </w:r>
      <w:r w:rsidR="0054267B">
        <w:rPr>
          <w:rFonts w:ascii="Gentium Basic" w:hAnsi="Gentium Basic"/>
          <w:bCs/>
        </w:rPr>
        <w:t xml:space="preserve"> </w:t>
      </w:r>
      <w:r w:rsidR="00733194">
        <w:rPr>
          <w:rFonts w:ascii="Gentium Basic" w:hAnsi="Gentium Basic"/>
          <w:bCs/>
        </w:rPr>
        <w:t>Furthermore, t</w:t>
      </w:r>
      <w:r w:rsidR="00733194">
        <w:rPr>
          <w:rFonts w:ascii="Gentium Basic" w:hAnsi="Gentium Basic"/>
          <w:bCs/>
          <w:iCs/>
        </w:rPr>
        <w:t>he ratio of FA(15:0)/FA(17:0) is higher in</w:t>
      </w:r>
      <w:r w:rsidR="00EF6512">
        <w:rPr>
          <w:rFonts w:ascii="Gentium Basic" w:hAnsi="Gentium Basic"/>
          <w:bCs/>
          <w:iCs/>
        </w:rPr>
        <w:t xml:space="preserve"> </w:t>
      </w:r>
      <w:r w:rsidR="00733194">
        <w:rPr>
          <w:rFonts w:ascii="Gentium Basic" w:hAnsi="Gentium Basic"/>
          <w:bCs/>
          <w:iCs/>
        </w:rPr>
        <w:t>the</w:t>
      </w:r>
      <w:r w:rsidR="00EF6512">
        <w:rPr>
          <w:rFonts w:ascii="Gentium Basic" w:hAnsi="Gentium Basic"/>
          <w:bCs/>
          <w:iCs/>
        </w:rPr>
        <w:t xml:space="preserve"> </w:t>
      </w:r>
      <w:r w:rsidR="00733194">
        <w:rPr>
          <w:rFonts w:ascii="Gentium Basic" w:hAnsi="Gentium Basic"/>
          <w:bCs/>
          <w:iCs/>
        </w:rPr>
        <w:t xml:space="preserve">obese group; 3.7 in obese </w:t>
      </w:r>
      <w:r w:rsidR="00EF6512">
        <w:rPr>
          <w:rFonts w:ascii="Gentium Basic" w:hAnsi="Gentium Basic"/>
          <w:bCs/>
          <w:iCs/>
        </w:rPr>
        <w:t>and</w:t>
      </w:r>
      <w:r w:rsidR="00733194">
        <w:rPr>
          <w:rFonts w:ascii="Gentium Basic" w:hAnsi="Gentium Basic"/>
          <w:bCs/>
          <w:iCs/>
        </w:rPr>
        <w:t xml:space="preserve"> 2.4 in lean (</w:t>
      </w:r>
      <w:r w:rsidR="00733194">
        <w:rPr>
          <w:rFonts w:ascii="Gentium Basic" w:hAnsi="Gentium Basic"/>
          <w:bCs/>
          <w:i/>
        </w:rPr>
        <w:t xml:space="preserve">p </w:t>
      </w:r>
      <w:r w:rsidR="00E549CB">
        <w:rPr>
          <w:rFonts w:ascii="Gentium Basic" w:hAnsi="Gentium Basic"/>
          <w:bCs/>
          <w:iCs/>
        </w:rPr>
        <w:t xml:space="preserve">= </w:t>
      </w:r>
      <w:r w:rsidR="00733194">
        <w:rPr>
          <w:rFonts w:ascii="Gentium Basic" w:hAnsi="Gentium Basic"/>
          <w:bCs/>
          <w:iCs/>
        </w:rPr>
        <w:t xml:space="preserve">0.006), showing that the </w:t>
      </w:r>
      <w:r w:rsidR="00726885">
        <w:rPr>
          <w:rFonts w:ascii="Gentium Basic" w:hAnsi="Gentium Basic"/>
          <w:bCs/>
          <w:iCs/>
        </w:rPr>
        <w:t>obesogenic</w:t>
      </w:r>
      <w:r w:rsidR="00733194">
        <w:rPr>
          <w:rFonts w:ascii="Gentium Basic" w:hAnsi="Gentium Basic"/>
          <w:bCs/>
          <w:iCs/>
        </w:rPr>
        <w:t xml:space="preserve"> increases the relative abundance of </w:t>
      </w:r>
      <w:r w:rsidR="00EF6512">
        <w:rPr>
          <w:rFonts w:ascii="Gentium Basic" w:hAnsi="Gentium Basic"/>
          <w:bCs/>
          <w:iCs/>
        </w:rPr>
        <w:t>FA(15:0) relative to FA(17:0)</w:t>
      </w:r>
      <w:r w:rsidR="003D0AA3">
        <w:rPr>
          <w:rFonts w:ascii="Gentium Basic" w:hAnsi="Gentium Basic"/>
          <w:bCs/>
          <w:iCs/>
        </w:rPr>
        <w:t xml:space="preserve">, consistent with a higher intake </w:t>
      </w:r>
      <w:r w:rsidR="006A67F7">
        <w:rPr>
          <w:rFonts w:ascii="Gentium Basic" w:hAnsi="Gentium Basic"/>
          <w:bCs/>
          <w:iCs/>
        </w:rPr>
        <w:t>of</w:t>
      </w:r>
      <w:r w:rsidR="003D0AA3">
        <w:rPr>
          <w:rFonts w:ascii="Gentium Basic" w:hAnsi="Gentium Basic"/>
          <w:bCs/>
          <w:iCs/>
        </w:rPr>
        <w:t xml:space="preserve"> diary fat </w:t>
      </w:r>
      <w:r w:rsidR="00D03DFF">
        <w:rPr>
          <w:rFonts w:ascii="Gentium Basic" w:hAnsi="Gentium Basic"/>
          <w:bCs/>
          <w:iCs/>
        </w:rPr>
        <w:fldChar w:fldCharType="begin">
          <w:fldData xml:space="preserve">PEVuZE5vdGU+PENpdGU+PEF1dGhvcj5KZW5raW5zPC9BdXRob3I+PFllYXI+MjAxODwvWWVhcj48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</w:fldData>
        </w:fldChar>
      </w:r>
      <w:r w:rsidR="00001608">
        <w:rPr>
          <w:rFonts w:ascii="Gentium Basic" w:hAnsi="Gentium Basic"/>
          <w:bCs/>
          <w:iCs/>
        </w:rPr>
        <w:instrText xml:space="preserve"> ADDIN EN.CITE </w:instrText>
      </w:r>
      <w:r w:rsidR="00001608">
        <w:rPr>
          <w:rFonts w:ascii="Gentium Basic" w:hAnsi="Gentium Basic"/>
          <w:bCs/>
          <w:iCs/>
        </w:rPr>
        <w:fldChar w:fldCharType="begin">
          <w:fldData xml:space="preserve">PEVuZE5vdGU+PENpdGU+PEF1dGhvcj5KZW5raW5zPC9BdXRob3I+PFllYXI+MjAxODwvWWVhcj48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</w:fldData>
        </w:fldChar>
      </w:r>
      <w:r w:rsidR="00001608">
        <w:rPr>
          <w:rFonts w:ascii="Gentium Basic" w:hAnsi="Gentium Basic"/>
          <w:bCs/>
          <w:iCs/>
        </w:rPr>
        <w:instrText xml:space="preserve"> ADDIN EN.CITE.DATA </w:instrText>
      </w:r>
      <w:r w:rsidR="00001608">
        <w:rPr>
          <w:rFonts w:ascii="Gentium Basic" w:hAnsi="Gentium Basic"/>
          <w:bCs/>
          <w:iCs/>
        </w:rPr>
      </w:r>
      <w:r w:rsidR="00001608">
        <w:rPr>
          <w:rFonts w:ascii="Gentium Basic" w:hAnsi="Gentium Basic"/>
          <w:bCs/>
          <w:iCs/>
        </w:rPr>
        <w:fldChar w:fldCharType="end"/>
      </w:r>
      <w:r w:rsidR="00D03DFF">
        <w:rPr>
          <w:rFonts w:ascii="Gentium Basic" w:hAnsi="Gentium Basic"/>
          <w:bCs/>
          <w:iCs/>
        </w:rPr>
      </w:r>
      <w:r w:rsidR="00D03DFF">
        <w:rPr>
          <w:rFonts w:ascii="Gentium Basic" w:hAnsi="Gentium Basic"/>
          <w:bCs/>
          <w:iCs/>
        </w:rPr>
        <w:fldChar w:fldCharType="separate"/>
      </w:r>
      <w:r w:rsidR="00001608">
        <w:rPr>
          <w:rFonts w:ascii="Gentium Basic" w:hAnsi="Gentium Basic"/>
          <w:bCs/>
          <w:iCs/>
          <w:noProof/>
        </w:rPr>
        <w:t>[</w:t>
      </w:r>
      <w:hyperlink w:anchor="_ENREF_28" w:tooltip="Jenkins, 2018 #26624" w:history="1">
        <w:r w:rsidR="007F536D">
          <w:rPr>
            <w:rFonts w:ascii="Gentium Basic" w:hAnsi="Gentium Basic"/>
            <w:bCs/>
            <w:iCs/>
            <w:noProof/>
          </w:rPr>
          <w:t>28</w:t>
        </w:r>
      </w:hyperlink>
      <w:r w:rsidR="00001608">
        <w:rPr>
          <w:rFonts w:ascii="Gentium Basic" w:hAnsi="Gentium Basic"/>
          <w:bCs/>
          <w:iCs/>
          <w:noProof/>
        </w:rPr>
        <w:t xml:space="preserve">, </w:t>
      </w:r>
      <w:hyperlink w:anchor="_ENREF_29" w:tooltip="Jenkins, 2017 #13234" w:history="1">
        <w:r w:rsidR="007F536D">
          <w:rPr>
            <w:rFonts w:ascii="Gentium Basic" w:hAnsi="Gentium Basic"/>
            <w:bCs/>
            <w:iCs/>
            <w:noProof/>
          </w:rPr>
          <w:t>29</w:t>
        </w:r>
      </w:hyperlink>
      <w:r w:rsidR="00001608">
        <w:rPr>
          <w:rFonts w:ascii="Gentium Basic" w:hAnsi="Gentium Basic"/>
          <w:bCs/>
          <w:iCs/>
          <w:noProof/>
        </w:rPr>
        <w:t>]</w:t>
      </w:r>
      <w:r w:rsidR="00D03DFF">
        <w:rPr>
          <w:rFonts w:ascii="Gentium Basic" w:hAnsi="Gentium Basic"/>
          <w:bCs/>
          <w:iCs/>
        </w:rPr>
        <w:fldChar w:fldCharType="end"/>
      </w:r>
      <w:r w:rsidR="003D0AA3">
        <w:rPr>
          <w:rFonts w:ascii="Gentium Basic" w:hAnsi="Gentium Basic"/>
          <w:bCs/>
          <w:iCs/>
        </w:rPr>
        <w:t>.</w:t>
      </w:r>
      <w:r w:rsidR="006A67F7">
        <w:rPr>
          <w:rFonts w:ascii="Gentium Basic" w:hAnsi="Gentium Basic"/>
          <w:bCs/>
          <w:iCs/>
        </w:rPr>
        <w:t xml:space="preserve">  </w:t>
      </w:r>
      <w:r w:rsidR="00DC1A34">
        <w:rPr>
          <w:rFonts w:ascii="Gentium Basic" w:hAnsi="Gentium Basic"/>
          <w:bCs/>
        </w:rPr>
        <w:t>There was also a disparity in FA(16:0)</w:t>
      </w:r>
      <w:r w:rsidR="00530FE1">
        <w:rPr>
          <w:rFonts w:ascii="Gentium Basic" w:hAnsi="Gentium Basic"/>
          <w:bCs/>
        </w:rPr>
        <w:t xml:space="preserve"> (</w:t>
      </w:r>
      <w:r w:rsidR="00530FE1">
        <w:rPr>
          <w:rFonts w:ascii="Gentium Basic" w:hAnsi="Gentium Basic"/>
          <w:bCs/>
          <w:i/>
          <w:iCs/>
        </w:rPr>
        <w:t xml:space="preserve">p </w:t>
      </w:r>
      <w:r w:rsidR="00530FE1">
        <w:rPr>
          <w:rFonts w:ascii="Gentium Basic" w:hAnsi="Gentium Basic"/>
          <w:bCs/>
        </w:rPr>
        <w:t>= 0.003)</w:t>
      </w:r>
      <w:r w:rsidR="001709B4">
        <w:rPr>
          <w:rFonts w:ascii="Gentium Basic" w:hAnsi="Gentium Basic"/>
          <w:bCs/>
        </w:rPr>
        <w:t>,</w:t>
      </w:r>
      <w:r w:rsidR="00DC1A34">
        <w:rPr>
          <w:rFonts w:ascii="Gentium Basic" w:hAnsi="Gentium Basic"/>
          <w:bCs/>
        </w:rPr>
        <w:t xml:space="preserve"> the most abundant FA</w:t>
      </w:r>
      <w:r w:rsidR="00530FE1">
        <w:rPr>
          <w:rFonts w:ascii="Gentium Basic" w:hAnsi="Gentium Basic"/>
          <w:bCs/>
        </w:rPr>
        <w:t xml:space="preserve"> in the system</w:t>
      </w:r>
      <w:r w:rsidR="00DC1A34">
        <w:rPr>
          <w:rFonts w:ascii="Gentium Basic" w:hAnsi="Gentium Basic"/>
          <w:bCs/>
        </w:rPr>
        <w:t xml:space="preserve">.  </w:t>
      </w:r>
      <w:r w:rsidR="004E6C1B">
        <w:rPr>
          <w:rFonts w:ascii="Gentium Basic" w:hAnsi="Gentium Basic"/>
          <w:bCs/>
        </w:rPr>
        <w:t>FA(16:0)</w:t>
      </w:r>
      <w:r w:rsidR="00DC1A34">
        <w:rPr>
          <w:rFonts w:ascii="Gentium Basic" w:hAnsi="Gentium Basic"/>
          <w:bCs/>
        </w:rPr>
        <w:t xml:space="preserve"> was around </w:t>
      </w:r>
      <w:r w:rsidR="00570E8F">
        <w:rPr>
          <w:rFonts w:ascii="Gentium Basic" w:hAnsi="Gentium Basic"/>
          <w:bCs/>
        </w:rPr>
        <w:t xml:space="preserve">10% more abundant </w:t>
      </w:r>
      <w:r w:rsidR="00570E8F" w:rsidRPr="00FC3B4D">
        <w:rPr>
          <w:rFonts w:ascii="Gentium Basic" w:hAnsi="Gentium Basic"/>
          <w:bCs/>
        </w:rPr>
        <w:t xml:space="preserve">in hearts from the obese group, however </w:t>
      </w:r>
      <w:r w:rsidR="00C220B3" w:rsidRPr="00FC3B4D">
        <w:rPr>
          <w:rFonts w:ascii="Gentium Basic" w:hAnsi="Gentium Basic"/>
          <w:bCs/>
        </w:rPr>
        <w:t xml:space="preserve">it was around 35% more abundant in </w:t>
      </w:r>
      <w:r w:rsidR="004E6C1B" w:rsidRPr="00FC3B4D">
        <w:rPr>
          <w:rFonts w:ascii="Gentium Basic" w:hAnsi="Gentium Basic"/>
          <w:bCs/>
        </w:rPr>
        <w:t>their dietary intake</w:t>
      </w:r>
      <w:r w:rsidR="002E41D2">
        <w:rPr>
          <w:rFonts w:ascii="Gentium Basic" w:hAnsi="Gentium Basic"/>
          <w:bCs/>
        </w:rPr>
        <w:t xml:space="preserve"> (</w:t>
      </w:r>
      <w:r w:rsidR="002E41D2" w:rsidRPr="002E41D2">
        <w:rPr>
          <w:rFonts w:ascii="Gentium Basic" w:hAnsi="Gentium Basic"/>
          <w:bCs/>
          <w:i/>
        </w:rPr>
        <w:t>Supplementary information</w:t>
      </w:r>
      <w:r w:rsidR="00427BFA" w:rsidRPr="002E41D2">
        <w:rPr>
          <w:rFonts w:ascii="Gentium Basic" w:hAnsi="Gentium Basic"/>
          <w:bCs/>
          <w:i/>
        </w:rPr>
        <w:t xml:space="preserve"> </w:t>
      </w:r>
      <w:r w:rsidR="00290AFA" w:rsidRPr="002E41D2">
        <w:rPr>
          <w:rFonts w:ascii="Gentium Basic" w:hAnsi="Gentium Basic"/>
          <w:bCs/>
          <w:i/>
        </w:rPr>
        <w:t>2</w:t>
      </w:r>
      <w:r w:rsidR="00427BFA" w:rsidRPr="00FC3B4D">
        <w:rPr>
          <w:rFonts w:ascii="Gentium Basic" w:hAnsi="Gentium Basic"/>
          <w:bCs/>
        </w:rPr>
        <w:t>)</w:t>
      </w:r>
      <w:r w:rsidR="00C220B3" w:rsidRPr="00FC3B4D">
        <w:rPr>
          <w:rFonts w:ascii="Gentium Basic" w:hAnsi="Gentium Basic"/>
          <w:bCs/>
        </w:rPr>
        <w:t xml:space="preserve">.  </w:t>
      </w:r>
    </w:p>
    <w:p w14:paraId="42F29521" w14:textId="77777777" w:rsidR="002373C1" w:rsidRPr="00FC3B4D" w:rsidRDefault="002373C1" w:rsidP="002373C1">
      <w:pPr>
        <w:spacing w:before="240" w:line="360" w:lineRule="auto"/>
        <w:contextualSpacing/>
        <w:rPr>
          <w:rFonts w:ascii="Gentium Basic" w:hAnsi="Gentium Basic"/>
          <w:bCs/>
        </w:rPr>
      </w:pPr>
    </w:p>
    <w:p w14:paraId="513E11FB" w14:textId="341F225C" w:rsidR="00D665D7" w:rsidRDefault="0014763B" w:rsidP="002373C1">
      <w:pPr>
        <w:spacing w:before="240" w:line="360" w:lineRule="auto"/>
        <w:contextualSpacing/>
        <w:rPr>
          <w:rFonts w:ascii="Gentium Basic" w:hAnsi="Gentium Basic"/>
          <w:bCs/>
        </w:rPr>
      </w:pPr>
      <w:r w:rsidRPr="00FC3B4D">
        <w:rPr>
          <w:rFonts w:ascii="Gentium Basic" w:hAnsi="Gentium Basic"/>
          <w:bCs/>
        </w:rPr>
        <w:t xml:space="preserve">This </w:t>
      </w:r>
      <w:r w:rsidR="006459EC" w:rsidRPr="00FC3B4D">
        <w:rPr>
          <w:rFonts w:ascii="Gentium Basic" w:hAnsi="Gentium Basic"/>
          <w:bCs/>
        </w:rPr>
        <w:t xml:space="preserve">evidence </w:t>
      </w:r>
      <w:r w:rsidRPr="00FC3B4D">
        <w:rPr>
          <w:rFonts w:ascii="Gentium Basic" w:hAnsi="Gentium Basic"/>
          <w:bCs/>
        </w:rPr>
        <w:t xml:space="preserve">shows convincingly that the controls of FA accumulation and distribution </w:t>
      </w:r>
      <w:r w:rsidR="00427BFA" w:rsidRPr="00FC3B4D">
        <w:rPr>
          <w:rFonts w:ascii="Gentium Basic" w:hAnsi="Gentium Basic"/>
          <w:bCs/>
        </w:rPr>
        <w:t xml:space="preserve">of the four most abundant </w:t>
      </w:r>
      <w:r w:rsidR="00842C1A" w:rsidRPr="00FC3B4D">
        <w:rPr>
          <w:rFonts w:ascii="Gentium Basic" w:hAnsi="Gentium Basic"/>
          <w:bCs/>
        </w:rPr>
        <w:t xml:space="preserve">fatty acids, and at least three </w:t>
      </w:r>
      <w:r w:rsidR="006459EC" w:rsidRPr="00FC3B4D">
        <w:rPr>
          <w:rFonts w:ascii="Gentium Basic" w:hAnsi="Gentium Basic"/>
          <w:bCs/>
        </w:rPr>
        <w:t xml:space="preserve">more </w:t>
      </w:r>
      <w:r w:rsidR="00842C1A" w:rsidRPr="00FC3B4D">
        <w:rPr>
          <w:rFonts w:ascii="Gentium Basic" w:hAnsi="Gentium Basic"/>
          <w:bCs/>
        </w:rPr>
        <w:t>minor ones</w:t>
      </w:r>
      <w:r w:rsidR="005E4612" w:rsidRPr="00FC3B4D">
        <w:rPr>
          <w:rFonts w:ascii="Gentium Basic" w:hAnsi="Gentium Basic"/>
          <w:bCs/>
        </w:rPr>
        <w:t>,</w:t>
      </w:r>
      <w:r w:rsidR="00842C1A" w:rsidRPr="00FC3B4D">
        <w:rPr>
          <w:rFonts w:ascii="Gentium Basic" w:hAnsi="Gentium Basic"/>
          <w:bCs/>
        </w:rPr>
        <w:t xml:space="preserve"> </w:t>
      </w:r>
      <w:r w:rsidRPr="00FC3B4D">
        <w:rPr>
          <w:rFonts w:ascii="Gentium Basic" w:hAnsi="Gentium Basic"/>
          <w:bCs/>
        </w:rPr>
        <w:t>differ</w:t>
      </w:r>
      <w:r w:rsidR="00842C1A" w:rsidRPr="00FC3B4D">
        <w:rPr>
          <w:rFonts w:ascii="Gentium Basic" w:hAnsi="Gentium Basic"/>
          <w:bCs/>
        </w:rPr>
        <w:t>ed</w:t>
      </w:r>
      <w:r w:rsidRPr="00FC3B4D">
        <w:rPr>
          <w:rFonts w:ascii="Gentium Basic" w:hAnsi="Gentium Basic"/>
          <w:bCs/>
        </w:rPr>
        <w:t xml:space="preserve"> between the</w:t>
      </w:r>
      <w:r>
        <w:rPr>
          <w:rFonts w:ascii="Gentium Basic" w:hAnsi="Gentium Basic"/>
          <w:bCs/>
        </w:rPr>
        <w:t xml:space="preserve"> two groups</w:t>
      </w:r>
      <w:r w:rsidR="005E4612">
        <w:rPr>
          <w:rFonts w:ascii="Gentium Basic" w:hAnsi="Gentium Basic"/>
          <w:bCs/>
        </w:rPr>
        <w:t>.  This strongly suggests that</w:t>
      </w:r>
      <w:r>
        <w:rPr>
          <w:rFonts w:ascii="Gentium Basic" w:hAnsi="Gentium Basic"/>
          <w:bCs/>
        </w:rPr>
        <w:t xml:space="preserve"> the effects observed are not due only to </w:t>
      </w:r>
      <w:r w:rsidR="00C312A9">
        <w:rPr>
          <w:rFonts w:ascii="Gentium Basic" w:hAnsi="Gentium Basic"/>
          <w:bCs/>
        </w:rPr>
        <w:t>the FA profile of dietary intake</w:t>
      </w:r>
      <w:r w:rsidR="002373C1">
        <w:rPr>
          <w:rFonts w:ascii="Gentium Basic" w:hAnsi="Gentium Basic"/>
          <w:bCs/>
        </w:rPr>
        <w:t xml:space="preserve"> but </w:t>
      </w:r>
      <w:r w:rsidR="008812D5">
        <w:rPr>
          <w:rFonts w:ascii="Gentium Basic" w:hAnsi="Gentium Basic"/>
          <w:bCs/>
        </w:rPr>
        <w:t>are shaped by</w:t>
      </w:r>
      <w:r w:rsidR="002373C1">
        <w:rPr>
          <w:rFonts w:ascii="Gentium Basic" w:hAnsi="Gentium Basic"/>
          <w:bCs/>
        </w:rPr>
        <w:t xml:space="preserve"> differences in the control mechanisms </w:t>
      </w:r>
      <w:r w:rsidR="006459EC">
        <w:rPr>
          <w:rFonts w:ascii="Gentium Basic" w:hAnsi="Gentium Basic"/>
          <w:bCs/>
        </w:rPr>
        <w:t xml:space="preserve">that govern metabolism </w:t>
      </w:r>
      <w:r w:rsidR="002373C1">
        <w:rPr>
          <w:rFonts w:ascii="Gentium Basic" w:hAnsi="Gentium Basic"/>
          <w:bCs/>
        </w:rPr>
        <w:t>in the two phenotypes</w:t>
      </w:r>
      <w:r w:rsidR="00C312A9">
        <w:rPr>
          <w:rFonts w:ascii="Gentium Basic" w:hAnsi="Gentium Basic"/>
          <w:bCs/>
        </w:rPr>
        <w:t>.</w:t>
      </w:r>
      <w:r w:rsidR="00204051">
        <w:rPr>
          <w:rFonts w:ascii="Gentium Basic" w:hAnsi="Gentium Basic"/>
          <w:bCs/>
        </w:rPr>
        <w:t xml:space="preserve">  Furthermore, the different effects </w:t>
      </w:r>
      <w:r w:rsidR="00391B93">
        <w:rPr>
          <w:rFonts w:ascii="Gentium Basic" w:hAnsi="Gentium Basic"/>
          <w:bCs/>
        </w:rPr>
        <w:t xml:space="preserve">observed </w:t>
      </w:r>
      <w:r w:rsidR="00204051">
        <w:rPr>
          <w:rFonts w:ascii="Gentium Basic" w:hAnsi="Gentium Basic"/>
          <w:bCs/>
        </w:rPr>
        <w:t xml:space="preserve">in the heart and adipose </w:t>
      </w:r>
      <w:r w:rsidR="00391B93">
        <w:rPr>
          <w:rFonts w:ascii="Gentium Basic" w:hAnsi="Gentium Basic"/>
          <w:bCs/>
        </w:rPr>
        <w:t xml:space="preserve">compartments </w:t>
      </w:r>
      <w:r w:rsidR="00204051">
        <w:rPr>
          <w:rFonts w:ascii="Gentium Basic" w:hAnsi="Gentium Basic"/>
          <w:bCs/>
        </w:rPr>
        <w:t>suggest</w:t>
      </w:r>
      <w:r w:rsidR="00542C8C">
        <w:rPr>
          <w:rFonts w:ascii="Gentium Basic" w:hAnsi="Gentium Basic"/>
          <w:bCs/>
        </w:rPr>
        <w:t>ed</w:t>
      </w:r>
      <w:r w:rsidR="00204051">
        <w:rPr>
          <w:rFonts w:ascii="Gentium Basic" w:hAnsi="Gentium Basic"/>
          <w:bCs/>
        </w:rPr>
        <w:t xml:space="preserve"> that a </w:t>
      </w:r>
      <w:r w:rsidR="003D5921">
        <w:rPr>
          <w:rFonts w:ascii="Gentium Basic" w:hAnsi="Gentium Basic"/>
          <w:bCs/>
        </w:rPr>
        <w:t xml:space="preserve">set of tissue-tissue comparisons </w:t>
      </w:r>
      <w:r w:rsidR="00565589">
        <w:rPr>
          <w:rFonts w:ascii="Gentium Basic" w:hAnsi="Gentium Basic"/>
          <w:bCs/>
        </w:rPr>
        <w:t xml:space="preserve">would provide </w:t>
      </w:r>
      <w:r w:rsidR="00542C8C">
        <w:rPr>
          <w:rFonts w:ascii="Gentium Basic" w:hAnsi="Gentium Basic"/>
          <w:bCs/>
        </w:rPr>
        <w:t xml:space="preserve">only </w:t>
      </w:r>
      <w:r w:rsidR="00565589">
        <w:rPr>
          <w:rFonts w:ascii="Gentium Basic" w:hAnsi="Gentium Basic"/>
          <w:bCs/>
        </w:rPr>
        <w:t xml:space="preserve">a fragmentary </w:t>
      </w:r>
      <w:r w:rsidR="00542C8C">
        <w:rPr>
          <w:rFonts w:ascii="Gentium Basic" w:hAnsi="Gentium Basic"/>
          <w:bCs/>
        </w:rPr>
        <w:t xml:space="preserve">pattern of lipid metabolism in the phenotypes.  </w:t>
      </w:r>
      <w:r w:rsidR="00710C81">
        <w:rPr>
          <w:rFonts w:ascii="Gentium Basic" w:hAnsi="Gentium Basic"/>
          <w:bCs/>
        </w:rPr>
        <w:t xml:space="preserve">In order to test </w:t>
      </w:r>
      <w:r w:rsidR="00D61DB4">
        <w:rPr>
          <w:rFonts w:ascii="Gentium Basic" w:hAnsi="Gentium Basic"/>
          <w:bCs/>
        </w:rPr>
        <w:t xml:space="preserve">the primary hypothesis that </w:t>
      </w:r>
      <w:r w:rsidR="00BA66C5">
        <w:rPr>
          <w:rFonts w:ascii="Gentium Basic" w:hAnsi="Gentium Basic"/>
          <w:bCs/>
        </w:rPr>
        <w:t xml:space="preserve">lipid metabolism differed systemically between </w:t>
      </w:r>
      <w:r w:rsidR="00204051">
        <w:rPr>
          <w:rFonts w:ascii="Gentium Basic" w:hAnsi="Gentium Basic"/>
          <w:bCs/>
        </w:rPr>
        <w:t>the two</w:t>
      </w:r>
      <w:r w:rsidR="00EF2627">
        <w:rPr>
          <w:rFonts w:ascii="Gentium Basic" w:hAnsi="Gentium Basic"/>
          <w:bCs/>
        </w:rPr>
        <w:t xml:space="preserve"> phenotypes, we used a network analysis</w:t>
      </w:r>
      <w:r w:rsidR="006459EC">
        <w:rPr>
          <w:rFonts w:ascii="Gentium Basic" w:hAnsi="Gentium Basic"/>
          <w:bCs/>
        </w:rPr>
        <w:t xml:space="preserve"> to characterise the lipid metabolism throughout the systems of the</w:t>
      </w:r>
      <w:r w:rsidR="00B92CC8">
        <w:rPr>
          <w:rFonts w:ascii="Gentium Basic" w:hAnsi="Gentium Basic"/>
          <w:bCs/>
        </w:rPr>
        <w:t xml:space="preserve"> two </w:t>
      </w:r>
      <w:r w:rsidR="00C837E6">
        <w:rPr>
          <w:rFonts w:ascii="Gentium Basic" w:hAnsi="Gentium Basic"/>
          <w:bCs/>
        </w:rPr>
        <w:t>phenotype</w:t>
      </w:r>
      <w:r w:rsidR="00B92CC8">
        <w:rPr>
          <w:rFonts w:ascii="Gentium Basic" w:hAnsi="Gentium Basic"/>
          <w:bCs/>
        </w:rPr>
        <w:t>s</w:t>
      </w:r>
      <w:r w:rsidR="00D665D7">
        <w:rPr>
          <w:rFonts w:ascii="Gentium Basic" w:hAnsi="Gentium Basic"/>
          <w:bCs/>
        </w:rPr>
        <w:t xml:space="preserve">.  </w:t>
      </w:r>
    </w:p>
    <w:p w14:paraId="47E78E3C" w14:textId="77777777" w:rsidR="00D665D7" w:rsidRDefault="00D665D7" w:rsidP="002373C1">
      <w:pPr>
        <w:spacing w:before="240" w:line="360" w:lineRule="auto"/>
        <w:contextualSpacing/>
        <w:rPr>
          <w:rFonts w:ascii="Gentium Basic" w:hAnsi="Gentium Basic"/>
          <w:bCs/>
        </w:rPr>
      </w:pPr>
    </w:p>
    <w:p w14:paraId="5814C855" w14:textId="0C51D8CB" w:rsidR="00900E54" w:rsidRDefault="00D665D7" w:rsidP="00BC0872">
      <w:pPr>
        <w:spacing w:before="240" w:line="360" w:lineRule="auto"/>
        <w:contextualSpacing/>
        <w:rPr>
          <w:rFonts w:ascii="Gentium Basic" w:hAnsi="Gentium Basic"/>
          <w:bCs/>
          <w:iCs/>
        </w:rPr>
      </w:pPr>
      <w:r>
        <w:rPr>
          <w:rFonts w:ascii="Gentium Basic" w:hAnsi="Gentium Basic"/>
          <w:bCs/>
        </w:rPr>
        <w:t>The Switch Analysis part of a Lipid Traffic Analysis</w:t>
      </w:r>
      <w:r w:rsidR="00C837E6">
        <w:rPr>
          <w:rFonts w:ascii="Gentium Basic" w:hAnsi="Gentium Basic"/>
          <w:bCs/>
        </w:rPr>
        <w:t xml:space="preserve"> </w:t>
      </w:r>
      <w:r w:rsidR="000A193A">
        <w:rPr>
          <w:rFonts w:ascii="Gentium Basic" w:hAnsi="Gentium Basic"/>
          <w:bCs/>
        </w:rPr>
        <w:fldChar w:fldCharType="begin">
          <w:fldData xml:space="preserve">PEVuZE5vdGU+PENpdGU+PEF1dGhvcj5GZXJuYW5kZXotVHdpbm48L0F1dGhvcj48WWVhcj4yMDIx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</w:fldData>
        </w:fldChar>
      </w:r>
      <w:r w:rsidR="00001608">
        <w:rPr>
          <w:rFonts w:ascii="Gentium Basic" w:hAnsi="Gentium Basic"/>
          <w:bCs/>
        </w:rPr>
        <w:instrText xml:space="preserve"> ADDIN EN.CITE </w:instrText>
      </w:r>
      <w:r w:rsidR="00001608">
        <w:rPr>
          <w:rFonts w:ascii="Gentium Basic" w:hAnsi="Gentium Basic"/>
          <w:bCs/>
        </w:rPr>
        <w:fldChar w:fldCharType="begin">
          <w:fldData xml:space="preserve">PEVuZE5vdGU+PENpdGU+PEF1dGhvcj5GZXJuYW5kZXotVHdpbm48L0F1dGhvcj48WWVhcj4yMDIx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</w:fldData>
        </w:fldChar>
      </w:r>
      <w:r w:rsidR="00001608">
        <w:rPr>
          <w:rFonts w:ascii="Gentium Basic" w:hAnsi="Gentium Basic"/>
          <w:bCs/>
        </w:rPr>
        <w:instrText xml:space="preserve"> ADDIN EN.CITE.DATA </w:instrText>
      </w:r>
      <w:r w:rsidR="00001608">
        <w:rPr>
          <w:rFonts w:ascii="Gentium Basic" w:hAnsi="Gentium Basic"/>
          <w:bCs/>
        </w:rPr>
      </w:r>
      <w:r w:rsidR="00001608">
        <w:rPr>
          <w:rFonts w:ascii="Gentium Basic" w:hAnsi="Gentium Basic"/>
          <w:bCs/>
        </w:rPr>
        <w:fldChar w:fldCharType="end"/>
      </w:r>
      <w:r w:rsidR="000A193A">
        <w:rPr>
          <w:rFonts w:ascii="Gentium Basic" w:hAnsi="Gentium Basic"/>
          <w:bCs/>
        </w:rPr>
      </w:r>
      <w:r w:rsidR="000A193A">
        <w:rPr>
          <w:rFonts w:ascii="Gentium Basic" w:hAnsi="Gentium Basic"/>
          <w:bCs/>
        </w:rPr>
        <w:fldChar w:fldCharType="separate"/>
      </w:r>
      <w:r w:rsidR="00001608">
        <w:rPr>
          <w:rFonts w:ascii="Gentium Basic" w:hAnsi="Gentium Basic"/>
          <w:bCs/>
          <w:noProof/>
        </w:rPr>
        <w:t>[</w:t>
      </w:r>
      <w:hyperlink w:anchor="_ENREF_22" w:tooltip="Furse, 2021 #27201" w:history="1">
        <w:r w:rsidR="007F536D">
          <w:rPr>
            <w:rFonts w:ascii="Gentium Basic" w:hAnsi="Gentium Basic"/>
            <w:bCs/>
            <w:noProof/>
          </w:rPr>
          <w:t>22</w:t>
        </w:r>
      </w:hyperlink>
      <w:r w:rsidR="00001608">
        <w:rPr>
          <w:rFonts w:ascii="Gentium Basic" w:hAnsi="Gentium Basic"/>
          <w:bCs/>
          <w:noProof/>
        </w:rPr>
        <w:t xml:space="preserve">, </w:t>
      </w:r>
      <w:hyperlink w:anchor="_ENREF_30" w:tooltip="Fernandez-Twinn, 2021 #27054" w:history="1">
        <w:r w:rsidR="007F536D">
          <w:rPr>
            <w:rFonts w:ascii="Gentium Basic" w:hAnsi="Gentium Basic"/>
            <w:bCs/>
            <w:noProof/>
          </w:rPr>
          <w:t>30</w:t>
        </w:r>
      </w:hyperlink>
      <w:r w:rsidR="00001608">
        <w:rPr>
          <w:rFonts w:ascii="Gentium Basic" w:hAnsi="Gentium Basic"/>
          <w:bCs/>
          <w:noProof/>
        </w:rPr>
        <w:t xml:space="preserve">, </w:t>
      </w:r>
      <w:hyperlink w:anchor="_ENREF_31" w:tooltip="Furse, 2021 #27203" w:history="1">
        <w:r w:rsidR="007F536D">
          <w:rPr>
            <w:rFonts w:ascii="Gentium Basic" w:hAnsi="Gentium Basic"/>
            <w:bCs/>
            <w:noProof/>
          </w:rPr>
          <w:t>31</w:t>
        </w:r>
      </w:hyperlink>
      <w:r w:rsidR="00001608">
        <w:rPr>
          <w:rFonts w:ascii="Gentium Basic" w:hAnsi="Gentium Basic"/>
          <w:bCs/>
          <w:noProof/>
        </w:rPr>
        <w:t>]</w:t>
      </w:r>
      <w:r w:rsidR="000A193A">
        <w:rPr>
          <w:rFonts w:ascii="Gentium Basic" w:hAnsi="Gentium Basic"/>
          <w:bCs/>
        </w:rPr>
        <w:fldChar w:fldCharType="end"/>
      </w:r>
      <w:r>
        <w:rPr>
          <w:rFonts w:ascii="Gentium Basic" w:hAnsi="Gentium Basic"/>
          <w:bCs/>
        </w:rPr>
        <w:t xml:space="preserve"> </w:t>
      </w:r>
      <w:r w:rsidR="00886B05">
        <w:rPr>
          <w:rFonts w:ascii="Gentium Basic" w:hAnsi="Gentium Basic"/>
          <w:bCs/>
        </w:rPr>
        <w:t xml:space="preserve">(updated </w:t>
      </w:r>
      <w:r w:rsidR="00886B05" w:rsidRPr="00A22CFD">
        <w:rPr>
          <w:rFonts w:ascii="Gentium Basic" w:hAnsi="Gentium Basic"/>
          <w:bCs/>
        </w:rPr>
        <w:t>v2.3, see</w:t>
      </w:r>
      <w:r w:rsidR="00886B05">
        <w:rPr>
          <w:rFonts w:ascii="Gentium Basic" w:hAnsi="Gentium Basic"/>
          <w:bCs/>
        </w:rPr>
        <w:t xml:space="preserve"> </w:t>
      </w:r>
      <w:r w:rsidR="00886B05">
        <w:rPr>
          <w:rFonts w:ascii="Gentium Basic" w:hAnsi="Gentium Basic"/>
          <w:bCs/>
          <w:i/>
          <w:iCs/>
        </w:rPr>
        <w:t>Methods</w:t>
      </w:r>
      <w:r w:rsidR="00886B05">
        <w:rPr>
          <w:rFonts w:ascii="Gentium Basic" w:hAnsi="Gentium Basic"/>
          <w:bCs/>
        </w:rPr>
        <w:t xml:space="preserve">) </w:t>
      </w:r>
      <w:r w:rsidR="002910E6">
        <w:rPr>
          <w:rFonts w:ascii="Gentium Basic" w:hAnsi="Gentium Basic"/>
          <w:bCs/>
        </w:rPr>
        <w:t xml:space="preserve">was used to </w:t>
      </w:r>
      <w:r w:rsidR="00AA4F3F">
        <w:rPr>
          <w:rFonts w:ascii="Gentium Basic" w:hAnsi="Gentium Basic"/>
          <w:bCs/>
        </w:rPr>
        <w:t xml:space="preserve">plot </w:t>
      </w:r>
      <w:r>
        <w:rPr>
          <w:rFonts w:ascii="Gentium Basic" w:hAnsi="Gentium Basic"/>
          <w:bCs/>
        </w:rPr>
        <w:t xml:space="preserve">the distribution </w:t>
      </w:r>
      <w:r w:rsidR="00FF220F">
        <w:rPr>
          <w:rFonts w:ascii="Gentium Basic" w:hAnsi="Gentium Basic"/>
          <w:bCs/>
        </w:rPr>
        <w:t xml:space="preserve">of lipid variables throughout </w:t>
      </w:r>
      <w:r w:rsidR="00AA4F3F">
        <w:rPr>
          <w:rFonts w:ascii="Gentium Basic" w:hAnsi="Gentium Basic"/>
          <w:bCs/>
        </w:rPr>
        <w:t>the</w:t>
      </w:r>
      <w:r w:rsidR="00256248">
        <w:rPr>
          <w:rFonts w:ascii="Gentium Basic" w:hAnsi="Gentium Basic"/>
          <w:bCs/>
        </w:rPr>
        <w:t xml:space="preserve"> </w:t>
      </w:r>
      <w:r w:rsidR="00AA4F3F">
        <w:rPr>
          <w:rFonts w:ascii="Gentium Basic" w:hAnsi="Gentium Basic"/>
          <w:bCs/>
        </w:rPr>
        <w:t>biological network (</w:t>
      </w:r>
      <w:r w:rsidR="00AA4F3F">
        <w:rPr>
          <w:rFonts w:ascii="Gentium Basic" w:hAnsi="Gentium Basic"/>
          <w:bCs/>
          <w:i/>
          <w:iCs/>
        </w:rPr>
        <w:t xml:space="preserve">Fig. </w:t>
      </w:r>
      <w:r w:rsidR="00AA4F3F" w:rsidRPr="00AA4F3F">
        <w:rPr>
          <w:rFonts w:ascii="Gentium Basic" w:hAnsi="Gentium Basic"/>
          <w:bCs/>
          <w:i/>
          <w:iCs/>
        </w:rPr>
        <w:t>1B</w:t>
      </w:r>
      <w:r w:rsidR="00AA4F3F">
        <w:rPr>
          <w:rFonts w:ascii="Gentium Basic" w:hAnsi="Gentium Basic"/>
          <w:bCs/>
        </w:rPr>
        <w:t>)</w:t>
      </w:r>
      <w:r w:rsidR="0066270B">
        <w:rPr>
          <w:rFonts w:ascii="Gentium Basic" w:hAnsi="Gentium Basic"/>
          <w:bCs/>
        </w:rPr>
        <w:t xml:space="preserve">.  The accumulation/absence of variables across the network </w:t>
      </w:r>
      <w:r w:rsidR="00C03207">
        <w:rPr>
          <w:rFonts w:ascii="Gentium Basic" w:hAnsi="Gentium Basic"/>
          <w:bCs/>
        </w:rPr>
        <w:t xml:space="preserve">used </w:t>
      </w:r>
      <w:r w:rsidR="00C37887">
        <w:rPr>
          <w:rFonts w:ascii="Gentium Basic" w:hAnsi="Gentium Basic"/>
          <w:bCs/>
        </w:rPr>
        <w:t>indicate</w:t>
      </w:r>
      <w:r w:rsidR="00C03207">
        <w:rPr>
          <w:rFonts w:ascii="Gentium Basic" w:hAnsi="Gentium Basic"/>
          <w:bCs/>
        </w:rPr>
        <w:t>s</w:t>
      </w:r>
      <w:r w:rsidR="00C37887">
        <w:rPr>
          <w:rFonts w:ascii="Gentium Basic" w:hAnsi="Gentium Basic"/>
          <w:bCs/>
        </w:rPr>
        <w:t xml:space="preserve"> how the </w:t>
      </w:r>
      <w:r w:rsidR="00BC0872">
        <w:rPr>
          <w:rFonts w:ascii="Gentium Basic" w:hAnsi="Gentium Basic"/>
          <w:bCs/>
        </w:rPr>
        <w:t xml:space="preserve">metabolic infrastructure differs between the two phenotypes.  </w:t>
      </w:r>
      <w:r w:rsidR="00C41465">
        <w:rPr>
          <w:rFonts w:ascii="Gentium Basic" w:hAnsi="Gentium Basic"/>
          <w:bCs/>
        </w:rPr>
        <w:t xml:space="preserve">The </w:t>
      </w:r>
      <w:r w:rsidR="00C51377">
        <w:rPr>
          <w:rFonts w:ascii="Gentium Basic" w:hAnsi="Gentium Basic"/>
          <w:bCs/>
        </w:rPr>
        <w:t>S</w:t>
      </w:r>
      <w:r w:rsidR="00E75916">
        <w:rPr>
          <w:rFonts w:ascii="Gentium Basic" w:hAnsi="Gentium Basic"/>
          <w:bCs/>
        </w:rPr>
        <w:t xml:space="preserve">witch Analysis of TGs showed that </w:t>
      </w:r>
      <w:r w:rsidR="00A710E1">
        <w:rPr>
          <w:rFonts w:ascii="Gentium Basic" w:hAnsi="Gentium Basic"/>
          <w:bCs/>
        </w:rPr>
        <w:t xml:space="preserve">there were generally more variables associated with the lean group, indicating a wider </w:t>
      </w:r>
      <w:r w:rsidR="00E75916">
        <w:rPr>
          <w:rFonts w:ascii="Gentium Basic" w:hAnsi="Gentium Basic"/>
          <w:bCs/>
        </w:rPr>
        <w:t xml:space="preserve">variety of TGs through the network </w:t>
      </w:r>
      <w:r w:rsidR="00A710E1">
        <w:rPr>
          <w:rFonts w:ascii="Gentium Basic" w:hAnsi="Gentium Basic"/>
          <w:bCs/>
        </w:rPr>
        <w:t>in that phenotype</w:t>
      </w:r>
      <w:r w:rsidR="00FA1F53">
        <w:rPr>
          <w:rFonts w:ascii="Gentium Basic" w:hAnsi="Gentium Basic"/>
          <w:bCs/>
        </w:rPr>
        <w:t xml:space="preserve"> (</w:t>
      </w:r>
      <w:r w:rsidR="00FA1F53">
        <w:rPr>
          <w:rFonts w:ascii="Gentium Basic" w:hAnsi="Gentium Basic"/>
          <w:bCs/>
          <w:i/>
          <w:iCs/>
        </w:rPr>
        <w:t>Fig. 5A</w:t>
      </w:r>
      <w:r w:rsidR="00FA1F53">
        <w:rPr>
          <w:rFonts w:ascii="Gentium Basic" w:hAnsi="Gentium Basic"/>
          <w:bCs/>
        </w:rPr>
        <w:t>)</w:t>
      </w:r>
      <w:r w:rsidR="00A710E1">
        <w:rPr>
          <w:rFonts w:ascii="Gentium Basic" w:hAnsi="Gentium Basic"/>
          <w:bCs/>
        </w:rPr>
        <w:t xml:space="preserve">.  </w:t>
      </w:r>
      <w:r w:rsidR="009F26F7">
        <w:rPr>
          <w:rFonts w:ascii="Gentium Basic" w:hAnsi="Gentium Basic"/>
          <w:bCs/>
        </w:rPr>
        <w:t>T</w:t>
      </w:r>
      <w:r w:rsidR="00A710E1">
        <w:rPr>
          <w:rFonts w:ascii="Gentium Basic" w:hAnsi="Gentium Basic"/>
          <w:bCs/>
        </w:rPr>
        <w:t>he</w:t>
      </w:r>
      <w:r w:rsidR="00F12951">
        <w:rPr>
          <w:rFonts w:ascii="Gentium Basic" w:hAnsi="Gentium Basic"/>
          <w:bCs/>
        </w:rPr>
        <w:t xml:space="preserve"> </w:t>
      </w:r>
      <w:r w:rsidR="006459EC" w:rsidRPr="006459EC">
        <w:rPr>
          <w:rFonts w:ascii="Gentium Basic" w:hAnsi="Gentium Basic"/>
          <w:b/>
          <w:bCs/>
          <w:i/>
        </w:rPr>
        <w:t>B</w:t>
      </w:r>
      <w:r w:rsidR="006459EC">
        <w:rPr>
          <w:rFonts w:ascii="Gentium Basic" w:hAnsi="Gentium Basic"/>
          <w:bCs/>
        </w:rPr>
        <w:t xml:space="preserve">-type TG variables were associated with </w:t>
      </w:r>
      <w:r w:rsidR="00F12951">
        <w:rPr>
          <w:rFonts w:ascii="Gentium Basic" w:hAnsi="Gentium Basic"/>
          <w:bCs/>
        </w:rPr>
        <w:t xml:space="preserve">Jaccard-Tanimoto </w:t>
      </w:r>
      <w:r w:rsidR="00530FE1">
        <w:rPr>
          <w:rFonts w:ascii="Gentium Basic" w:hAnsi="Gentium Basic"/>
          <w:bCs/>
        </w:rPr>
        <w:t>co-efficicent</w:t>
      </w:r>
      <w:r w:rsidR="00F12951">
        <w:rPr>
          <w:rFonts w:ascii="Gentium Basic" w:hAnsi="Gentium Basic"/>
          <w:bCs/>
        </w:rPr>
        <w:t>s (</w:t>
      </w:r>
      <w:r w:rsidR="00A710E1">
        <w:rPr>
          <w:rFonts w:ascii="Gentium Basic" w:hAnsi="Gentium Basic"/>
          <w:bCs/>
          <w:i/>
        </w:rPr>
        <w:t>J</w:t>
      </w:r>
      <w:r w:rsidR="00F12951">
        <w:rPr>
          <w:rFonts w:ascii="Gentium Basic" w:hAnsi="Gentium Basic"/>
          <w:bCs/>
          <w:iCs/>
        </w:rPr>
        <w:t>)</w:t>
      </w:r>
      <w:r w:rsidR="00A710E1">
        <w:rPr>
          <w:rFonts w:ascii="Gentium Basic" w:hAnsi="Gentium Basic"/>
          <w:bCs/>
          <w:i/>
        </w:rPr>
        <w:t xml:space="preserve"> </w:t>
      </w:r>
      <w:r w:rsidR="00B45F8F">
        <w:rPr>
          <w:rFonts w:ascii="Gentium Basic" w:hAnsi="Gentium Basic"/>
          <w:bCs/>
          <w:iCs/>
        </w:rPr>
        <w:t xml:space="preserve">of around </w:t>
      </w:r>
      <w:r w:rsidR="00F20EB6">
        <w:rPr>
          <w:rFonts w:ascii="Gentium Basic" w:hAnsi="Gentium Basic"/>
          <w:bCs/>
          <w:iCs/>
        </w:rPr>
        <w:t>0.6</w:t>
      </w:r>
      <w:r w:rsidR="0059296F">
        <w:rPr>
          <w:rFonts w:ascii="Gentium Basic" w:hAnsi="Gentium Basic"/>
          <w:bCs/>
          <w:iCs/>
        </w:rPr>
        <w:t>5</w:t>
      </w:r>
      <w:r w:rsidR="00F20EB6">
        <w:rPr>
          <w:rFonts w:ascii="Gentium Basic" w:hAnsi="Gentium Basic"/>
          <w:bCs/>
          <w:iCs/>
        </w:rPr>
        <w:t xml:space="preserve"> </w:t>
      </w:r>
      <w:r w:rsidR="009F26F7">
        <w:rPr>
          <w:rFonts w:ascii="Gentium Basic" w:hAnsi="Gentium Basic"/>
          <w:bCs/>
          <w:iCs/>
        </w:rPr>
        <w:t>with</w:t>
      </w:r>
      <w:r w:rsidR="00F12951">
        <w:rPr>
          <w:rFonts w:ascii="Gentium Basic" w:hAnsi="Gentium Basic"/>
          <w:bCs/>
          <w:iCs/>
        </w:rPr>
        <w:t xml:space="preserve"> accompanying </w:t>
      </w:r>
      <w:r w:rsidR="00530FE1">
        <w:rPr>
          <w:rFonts w:ascii="Gentium Basic" w:hAnsi="Gentium Basic"/>
          <w:bCs/>
          <w:iCs/>
        </w:rPr>
        <w:t xml:space="preserve">false positive </w:t>
      </w:r>
      <w:r w:rsidR="00F12951">
        <w:rPr>
          <w:rFonts w:ascii="Gentium Basic" w:hAnsi="Gentium Basic"/>
          <w:bCs/>
          <w:iCs/>
        </w:rPr>
        <w:t>probabilities (</w:t>
      </w:r>
      <w:r w:rsidR="00F12951">
        <w:rPr>
          <w:rFonts w:ascii="Gentium Basic" w:hAnsi="Gentium Basic"/>
          <w:bCs/>
          <w:i/>
        </w:rPr>
        <w:t>p</w:t>
      </w:r>
      <w:r w:rsidR="00F12951">
        <w:rPr>
          <w:rFonts w:ascii="Gentium Basic" w:hAnsi="Gentium Basic"/>
          <w:bCs/>
          <w:iCs/>
        </w:rPr>
        <w:t xml:space="preserve">) </w:t>
      </w:r>
      <w:r w:rsidR="00F20EB6">
        <w:rPr>
          <w:rFonts w:ascii="Gentium Basic" w:hAnsi="Gentium Basic"/>
          <w:bCs/>
          <w:iCs/>
        </w:rPr>
        <w:t>of &lt;0.</w:t>
      </w:r>
      <w:r w:rsidR="005B12F5">
        <w:rPr>
          <w:rFonts w:ascii="Gentium Basic" w:hAnsi="Gentium Basic"/>
          <w:bCs/>
          <w:iCs/>
        </w:rPr>
        <w:t>4</w:t>
      </w:r>
      <w:r w:rsidR="009F26F7">
        <w:rPr>
          <w:rFonts w:ascii="Gentium Basic" w:hAnsi="Gentium Basic"/>
          <w:bCs/>
          <w:iCs/>
        </w:rPr>
        <w:t>.</w:t>
      </w:r>
      <w:r w:rsidR="00671715">
        <w:rPr>
          <w:rFonts w:ascii="Gentium Basic" w:hAnsi="Gentium Basic"/>
          <w:bCs/>
          <w:iCs/>
        </w:rPr>
        <w:t xml:space="preserve">  </w:t>
      </w:r>
      <w:r w:rsidR="00BA0E24">
        <w:rPr>
          <w:rFonts w:ascii="Gentium Basic" w:hAnsi="Gentium Basic"/>
          <w:bCs/>
          <w:iCs/>
        </w:rPr>
        <w:t>Where</w:t>
      </w:r>
      <w:r w:rsidR="0059296F">
        <w:rPr>
          <w:rFonts w:ascii="Gentium Basic" w:hAnsi="Gentium Basic"/>
          <w:bCs/>
          <w:iCs/>
        </w:rPr>
        <w:t xml:space="preserve"> </w:t>
      </w:r>
      <w:r w:rsidR="0059296F">
        <w:rPr>
          <w:rFonts w:ascii="Gentium Basic" w:hAnsi="Gentium Basic"/>
          <w:bCs/>
          <w:i/>
        </w:rPr>
        <w:t>J</w:t>
      </w:r>
      <w:r w:rsidR="0059296F" w:rsidRPr="00BA0E24">
        <w:rPr>
          <w:rFonts w:ascii="Gentium Basic" w:hAnsi="Gentium Basic"/>
          <w:bCs/>
          <w:iCs/>
        </w:rPr>
        <w:t xml:space="preserve"> </w:t>
      </w:r>
      <w:r w:rsidR="00BA0E24">
        <w:rPr>
          <w:rFonts w:ascii="Gentium Basic" w:hAnsi="Gentium Basic"/>
          <w:bCs/>
          <w:iCs/>
        </w:rPr>
        <w:t>=</w:t>
      </w:r>
      <w:r w:rsidR="0059296F">
        <w:rPr>
          <w:rFonts w:ascii="Gentium Basic" w:hAnsi="Gentium Basic"/>
          <w:bCs/>
          <w:iCs/>
        </w:rPr>
        <w:t xml:space="preserve"> </w:t>
      </w:r>
      <w:r w:rsidR="00BA0E24">
        <w:rPr>
          <w:rFonts w:ascii="Gentium Basic" w:hAnsi="Gentium Basic"/>
          <w:bCs/>
          <w:iCs/>
        </w:rPr>
        <w:t xml:space="preserve">0.65, about two thirds of variables are the same for both phenotypes.  Where </w:t>
      </w:r>
      <w:r w:rsidR="00BA0E24">
        <w:rPr>
          <w:rFonts w:ascii="Gentium Basic" w:hAnsi="Gentium Basic"/>
          <w:bCs/>
          <w:i/>
        </w:rPr>
        <w:t>p</w:t>
      </w:r>
      <w:r w:rsidR="00BA0E24" w:rsidRPr="00305FE7">
        <w:rPr>
          <w:rFonts w:ascii="Gentium Basic" w:hAnsi="Gentium Basic"/>
          <w:bCs/>
          <w:iCs/>
        </w:rPr>
        <w:t xml:space="preserve"> </w:t>
      </w:r>
      <w:r w:rsidR="00BA0E24">
        <w:rPr>
          <w:rFonts w:ascii="Gentium Basic" w:hAnsi="Gentium Basic"/>
          <w:bCs/>
          <w:iCs/>
        </w:rPr>
        <w:t xml:space="preserve">&lt; 0.5 for this type of comparison (distinct from a Student’s </w:t>
      </w:r>
      <w:r w:rsidR="00BA0E24">
        <w:rPr>
          <w:rFonts w:ascii="Gentium Basic" w:hAnsi="Gentium Basic"/>
          <w:bCs/>
          <w:i/>
        </w:rPr>
        <w:t>t-</w:t>
      </w:r>
      <w:r w:rsidR="00BA0E24">
        <w:rPr>
          <w:rFonts w:ascii="Gentium Basic" w:hAnsi="Gentium Basic"/>
          <w:bCs/>
          <w:iCs/>
        </w:rPr>
        <w:t>test)</w:t>
      </w:r>
      <w:r w:rsidR="006275F4">
        <w:rPr>
          <w:rFonts w:ascii="Gentium Basic" w:hAnsi="Gentium Basic"/>
          <w:bCs/>
          <w:iCs/>
        </w:rPr>
        <w:t>, both groups being compared have variables that</w:t>
      </w:r>
      <w:r w:rsidR="007C1E4B">
        <w:rPr>
          <w:rFonts w:ascii="Gentium Basic" w:hAnsi="Gentium Basic"/>
          <w:bCs/>
          <w:iCs/>
        </w:rPr>
        <w:t xml:space="preserve"> the other does not.  </w:t>
      </w:r>
      <w:r w:rsidR="00671715">
        <w:rPr>
          <w:rFonts w:ascii="Gentium Basic" w:hAnsi="Gentium Basic"/>
          <w:bCs/>
          <w:iCs/>
        </w:rPr>
        <w:t>These statistics show that the similarity between the two groups is not particularly strong</w:t>
      </w:r>
      <w:r w:rsidR="00821224">
        <w:rPr>
          <w:rFonts w:ascii="Gentium Basic" w:hAnsi="Gentium Basic"/>
          <w:bCs/>
          <w:iCs/>
        </w:rPr>
        <w:t xml:space="preserve">, consistent with the evidence </w:t>
      </w:r>
      <w:r w:rsidR="00F0445F">
        <w:rPr>
          <w:rFonts w:ascii="Gentium Basic" w:hAnsi="Gentium Basic"/>
          <w:bCs/>
          <w:iCs/>
        </w:rPr>
        <w:t>of different distribution suggested above (</w:t>
      </w:r>
      <w:r w:rsidR="00F0445F">
        <w:rPr>
          <w:rFonts w:ascii="Gentium Basic" w:hAnsi="Gentium Basic"/>
          <w:bCs/>
          <w:i/>
        </w:rPr>
        <w:t xml:space="preserve">Fig. </w:t>
      </w:r>
      <w:r w:rsidR="007A737F">
        <w:rPr>
          <w:rFonts w:ascii="Gentium Basic" w:hAnsi="Gentium Basic"/>
          <w:bCs/>
          <w:i/>
        </w:rPr>
        <w:t>4</w:t>
      </w:r>
      <w:r w:rsidR="007A737F">
        <w:rPr>
          <w:rFonts w:ascii="Gentium Basic" w:hAnsi="Gentium Basic"/>
          <w:bCs/>
          <w:iCs/>
        </w:rPr>
        <w:t>)</w:t>
      </w:r>
      <w:r w:rsidR="00671715">
        <w:rPr>
          <w:rFonts w:ascii="Gentium Basic" w:hAnsi="Gentium Basic"/>
          <w:bCs/>
          <w:iCs/>
        </w:rPr>
        <w:t xml:space="preserve">.  </w:t>
      </w:r>
      <w:r w:rsidR="00A00A55">
        <w:rPr>
          <w:rFonts w:ascii="Gentium Basic" w:hAnsi="Gentium Basic"/>
          <w:bCs/>
          <w:iCs/>
        </w:rPr>
        <w:t>Th</w:t>
      </w:r>
      <w:r w:rsidR="00025F14">
        <w:rPr>
          <w:rFonts w:ascii="Gentium Basic" w:hAnsi="Gentium Basic"/>
          <w:bCs/>
          <w:iCs/>
        </w:rPr>
        <w:t xml:space="preserve">e same trend is observed in PCs, with </w:t>
      </w:r>
      <w:r w:rsidR="00025F14">
        <w:rPr>
          <w:rFonts w:ascii="Gentium Basic" w:hAnsi="Gentium Basic"/>
          <w:bCs/>
          <w:i/>
        </w:rPr>
        <w:t xml:space="preserve">J </w:t>
      </w:r>
      <w:r w:rsidR="00025F14">
        <w:rPr>
          <w:rFonts w:ascii="Gentium Basic" w:hAnsi="Gentium Basic"/>
          <w:bCs/>
          <w:iCs/>
        </w:rPr>
        <w:t>~</w:t>
      </w:r>
      <w:r w:rsidR="00C64EED">
        <w:rPr>
          <w:rFonts w:ascii="Gentium Basic" w:hAnsi="Gentium Basic"/>
          <w:bCs/>
          <w:iCs/>
        </w:rPr>
        <w:t xml:space="preserve">0.72 and </w:t>
      </w:r>
      <w:r w:rsidR="00C64EED">
        <w:rPr>
          <w:rFonts w:ascii="Gentium Basic" w:hAnsi="Gentium Basic"/>
          <w:bCs/>
          <w:i/>
        </w:rPr>
        <w:t xml:space="preserve">p </w:t>
      </w:r>
      <w:r w:rsidR="00C64EED">
        <w:rPr>
          <w:rFonts w:ascii="Gentium Basic" w:hAnsi="Gentium Basic"/>
          <w:bCs/>
          <w:iCs/>
        </w:rPr>
        <w:t xml:space="preserve">&lt; 0.4 throughout </w:t>
      </w:r>
      <w:r w:rsidR="00C64EED" w:rsidRPr="00530FE1">
        <w:rPr>
          <w:rFonts w:ascii="Gentium Basic" w:hAnsi="Gentium Basic"/>
          <w:b/>
          <w:bCs/>
          <w:i/>
          <w:iCs/>
        </w:rPr>
        <w:t>B</w:t>
      </w:r>
      <w:r w:rsidR="00C64EED">
        <w:rPr>
          <w:rFonts w:ascii="Gentium Basic" w:hAnsi="Gentium Basic"/>
          <w:bCs/>
          <w:iCs/>
        </w:rPr>
        <w:t>-type PCs</w:t>
      </w:r>
      <w:r w:rsidR="001A6BD0">
        <w:rPr>
          <w:rFonts w:ascii="Gentium Basic" w:hAnsi="Gentium Basic"/>
          <w:bCs/>
          <w:iCs/>
        </w:rPr>
        <w:t xml:space="preserve"> (</w:t>
      </w:r>
      <w:r w:rsidR="001A6BD0">
        <w:rPr>
          <w:rFonts w:ascii="Gentium Basic" w:hAnsi="Gentium Basic"/>
          <w:bCs/>
          <w:i/>
        </w:rPr>
        <w:t>Fig. 5B</w:t>
      </w:r>
      <w:r w:rsidR="001A6BD0">
        <w:rPr>
          <w:rFonts w:ascii="Gentium Basic" w:hAnsi="Gentium Basic"/>
          <w:bCs/>
          <w:iCs/>
        </w:rPr>
        <w:t>)</w:t>
      </w:r>
      <w:r w:rsidR="00C64EED">
        <w:rPr>
          <w:rFonts w:ascii="Gentium Basic" w:hAnsi="Gentium Basic"/>
          <w:bCs/>
          <w:iCs/>
        </w:rPr>
        <w:t>.</w:t>
      </w:r>
      <w:r w:rsidR="001A6BD0">
        <w:rPr>
          <w:rFonts w:ascii="Gentium Basic" w:hAnsi="Gentium Basic"/>
          <w:bCs/>
          <w:iCs/>
        </w:rPr>
        <w:t xml:space="preserve">  This shows that the metabolic machinery </w:t>
      </w:r>
      <w:r w:rsidR="004659B3">
        <w:rPr>
          <w:rFonts w:ascii="Gentium Basic" w:hAnsi="Gentium Basic"/>
          <w:bCs/>
          <w:iCs/>
        </w:rPr>
        <w:t xml:space="preserve">is organised differently </w:t>
      </w:r>
      <w:r w:rsidR="006459EC">
        <w:rPr>
          <w:rFonts w:ascii="Gentium Basic" w:hAnsi="Gentium Basic"/>
          <w:bCs/>
          <w:iCs/>
        </w:rPr>
        <w:t>in</w:t>
      </w:r>
      <w:r w:rsidR="001A6BD0">
        <w:rPr>
          <w:rFonts w:ascii="Gentium Basic" w:hAnsi="Gentium Basic"/>
          <w:bCs/>
          <w:iCs/>
        </w:rPr>
        <w:t xml:space="preserve"> the two </w:t>
      </w:r>
      <w:r w:rsidR="00415ADE">
        <w:rPr>
          <w:rFonts w:ascii="Gentium Basic" w:hAnsi="Gentium Basic"/>
          <w:bCs/>
          <w:iCs/>
        </w:rPr>
        <w:t>phenotype</w:t>
      </w:r>
      <w:r w:rsidR="001A6BD0">
        <w:rPr>
          <w:rFonts w:ascii="Gentium Basic" w:hAnsi="Gentium Basic"/>
          <w:bCs/>
          <w:iCs/>
        </w:rPr>
        <w:t>s</w:t>
      </w:r>
      <w:r w:rsidR="00627F09">
        <w:rPr>
          <w:rFonts w:ascii="Gentium Basic" w:hAnsi="Gentium Basic"/>
          <w:bCs/>
          <w:iCs/>
        </w:rPr>
        <w:t>.</w:t>
      </w:r>
    </w:p>
    <w:p w14:paraId="6C8A3024" w14:textId="0C65CC4B" w:rsidR="00353BFB" w:rsidRDefault="00353BFB" w:rsidP="00BC0872">
      <w:pPr>
        <w:spacing w:before="240" w:line="360" w:lineRule="auto"/>
        <w:contextualSpacing/>
        <w:rPr>
          <w:rFonts w:ascii="Gentium Basic" w:hAnsi="Gentium Basic"/>
          <w:bCs/>
          <w:iCs/>
        </w:rPr>
      </w:pPr>
    </w:p>
    <w:p w14:paraId="385B0C6C" w14:textId="394B0F18" w:rsidR="00353BFB" w:rsidRDefault="00726885" w:rsidP="00BC0872">
      <w:pPr>
        <w:spacing w:before="240" w:line="360" w:lineRule="auto"/>
        <w:contextualSpacing/>
        <w:rPr>
          <w:rFonts w:ascii="Gentium Basic" w:hAnsi="Gentium Basic"/>
          <w:bCs/>
          <w:iCs/>
        </w:rPr>
      </w:pPr>
      <w:r>
        <w:rPr>
          <w:rFonts w:ascii="Gentium Basic" w:hAnsi="Gentium Basic"/>
          <w:bCs/>
          <w:iCs/>
        </w:rPr>
        <w:t xml:space="preserve">The difference in </w:t>
      </w:r>
      <w:r w:rsidR="00885D3F">
        <w:rPr>
          <w:rFonts w:ascii="Gentium Basic" w:hAnsi="Gentium Basic"/>
          <w:bCs/>
          <w:iCs/>
        </w:rPr>
        <w:t xml:space="preserve">variety and number of isoforms </w:t>
      </w:r>
      <w:r w:rsidR="00C57F25">
        <w:rPr>
          <w:rFonts w:ascii="Gentium Basic" w:hAnsi="Gentium Basic"/>
          <w:bCs/>
          <w:iCs/>
        </w:rPr>
        <w:t xml:space="preserve">in both TGs and PCs </w:t>
      </w:r>
      <w:r w:rsidR="00D0415A">
        <w:rPr>
          <w:rFonts w:ascii="Gentium Basic" w:hAnsi="Gentium Basic"/>
          <w:bCs/>
          <w:iCs/>
        </w:rPr>
        <w:t xml:space="preserve">throughout the network </w:t>
      </w:r>
      <w:r w:rsidR="00C57F25">
        <w:rPr>
          <w:rFonts w:ascii="Gentium Basic" w:hAnsi="Gentium Basic"/>
          <w:bCs/>
          <w:iCs/>
        </w:rPr>
        <w:t xml:space="preserve">led us to </w:t>
      </w:r>
      <w:r w:rsidR="00D0415A">
        <w:rPr>
          <w:rFonts w:ascii="Gentium Basic" w:hAnsi="Gentium Basic"/>
          <w:bCs/>
          <w:iCs/>
        </w:rPr>
        <w:t xml:space="preserve">ask how this differed between phenotypes.  </w:t>
      </w:r>
      <w:r w:rsidR="007C3BD0">
        <w:rPr>
          <w:rFonts w:ascii="Gentium Basic" w:hAnsi="Gentium Basic"/>
          <w:bCs/>
          <w:iCs/>
        </w:rPr>
        <w:t xml:space="preserve">Isoforms of </w:t>
      </w:r>
      <w:r w:rsidR="00530FE1">
        <w:rPr>
          <w:rFonts w:ascii="Gentium Basic" w:hAnsi="Gentium Basic"/>
          <w:bCs/>
          <w:iCs/>
        </w:rPr>
        <w:t xml:space="preserve">commonplace </w:t>
      </w:r>
      <w:r w:rsidR="007C3BD0">
        <w:rPr>
          <w:rFonts w:ascii="Gentium Basic" w:hAnsi="Gentium Basic"/>
          <w:bCs/>
          <w:iCs/>
        </w:rPr>
        <w:t>TG</w:t>
      </w:r>
      <w:r w:rsidR="00530FE1">
        <w:rPr>
          <w:rFonts w:ascii="Gentium Basic" w:hAnsi="Gentium Basic"/>
          <w:bCs/>
          <w:iCs/>
        </w:rPr>
        <w:t>s</w:t>
      </w:r>
      <w:r w:rsidR="007C3BD0">
        <w:rPr>
          <w:rFonts w:ascii="Gentium Basic" w:hAnsi="Gentium Basic"/>
          <w:bCs/>
          <w:iCs/>
        </w:rPr>
        <w:t xml:space="preserve"> associated with dietary intake </w:t>
      </w:r>
      <w:r w:rsidR="007C3BD0">
        <w:rPr>
          <w:rFonts w:ascii="Gentium Basic" w:hAnsi="Gentium Basic"/>
          <w:bCs/>
          <w:iCs/>
        </w:rPr>
        <w:lastRenderedPageBreak/>
        <w:t>such as TG(52:3)</w:t>
      </w:r>
      <w:r w:rsidR="003F2F4D">
        <w:rPr>
          <w:rFonts w:ascii="Gentium Basic" w:hAnsi="Gentium Basic"/>
          <w:bCs/>
          <w:iCs/>
        </w:rPr>
        <w:t xml:space="preserve"> appeared throughout </w:t>
      </w:r>
      <w:r w:rsidR="00415ADE">
        <w:rPr>
          <w:rFonts w:ascii="Gentium Basic" w:hAnsi="Gentium Basic"/>
          <w:bCs/>
          <w:iCs/>
        </w:rPr>
        <w:t>the</w:t>
      </w:r>
      <w:r w:rsidR="003F2F4D">
        <w:rPr>
          <w:rFonts w:ascii="Gentium Basic" w:hAnsi="Gentium Basic"/>
          <w:bCs/>
          <w:iCs/>
        </w:rPr>
        <w:t xml:space="preserve"> networks</w:t>
      </w:r>
      <w:r w:rsidR="00415ADE">
        <w:rPr>
          <w:rFonts w:ascii="Gentium Basic" w:hAnsi="Gentium Basic"/>
          <w:bCs/>
          <w:iCs/>
        </w:rPr>
        <w:t xml:space="preserve"> of both organisms</w:t>
      </w:r>
      <w:r w:rsidR="003F2F4D">
        <w:rPr>
          <w:rFonts w:ascii="Gentium Basic" w:hAnsi="Gentium Basic"/>
          <w:bCs/>
          <w:iCs/>
        </w:rPr>
        <w:t>, as expected (</w:t>
      </w:r>
      <w:r w:rsidR="003F2F4D" w:rsidRPr="003F2F4D">
        <w:rPr>
          <w:rFonts w:ascii="Gentium Basic" w:hAnsi="Gentium Basic"/>
          <w:bCs/>
          <w:i/>
        </w:rPr>
        <w:t xml:space="preserve">Fig. </w:t>
      </w:r>
      <w:r w:rsidR="00843C57">
        <w:rPr>
          <w:rFonts w:ascii="Gentium Basic" w:hAnsi="Gentium Basic"/>
          <w:bCs/>
          <w:i/>
        </w:rPr>
        <w:t>6</w:t>
      </w:r>
      <w:r w:rsidR="003F2F4D" w:rsidRPr="003F2F4D">
        <w:rPr>
          <w:rFonts w:ascii="Gentium Basic" w:hAnsi="Gentium Basic"/>
          <w:bCs/>
          <w:iCs/>
        </w:rPr>
        <w:t>)</w:t>
      </w:r>
      <w:r w:rsidR="003F2F4D">
        <w:rPr>
          <w:rFonts w:ascii="Gentium Basic" w:hAnsi="Gentium Basic"/>
          <w:bCs/>
          <w:iCs/>
        </w:rPr>
        <w:t xml:space="preserve">.  </w:t>
      </w:r>
      <w:r w:rsidR="00530FE1">
        <w:rPr>
          <w:rFonts w:ascii="Gentium Basic" w:hAnsi="Gentium Basic"/>
          <w:bCs/>
          <w:iCs/>
        </w:rPr>
        <w:t>This wa</w:t>
      </w:r>
      <w:r w:rsidR="001758EB">
        <w:rPr>
          <w:rFonts w:ascii="Gentium Basic" w:hAnsi="Gentium Basic"/>
          <w:bCs/>
          <w:iCs/>
        </w:rPr>
        <w:t xml:space="preserve">s also true for species associated with </w:t>
      </w:r>
      <w:r w:rsidR="001758EB">
        <w:rPr>
          <w:rFonts w:ascii="Gentium Basic" w:hAnsi="Gentium Basic"/>
          <w:bCs/>
          <w:i/>
        </w:rPr>
        <w:t xml:space="preserve">de novo </w:t>
      </w:r>
      <w:r w:rsidR="001758EB">
        <w:rPr>
          <w:rFonts w:ascii="Gentium Basic" w:hAnsi="Gentium Basic"/>
          <w:bCs/>
          <w:iCs/>
        </w:rPr>
        <w:t>lipogenesis (DNL)</w:t>
      </w:r>
      <w:r w:rsidR="00F93C6E">
        <w:rPr>
          <w:rFonts w:ascii="Gentium Basic" w:hAnsi="Gentium Basic"/>
          <w:bCs/>
          <w:iCs/>
        </w:rPr>
        <w:t>, such as TG(50:1</w:t>
      </w:r>
      <w:r w:rsidR="004B5596">
        <w:rPr>
          <w:rFonts w:ascii="Gentium Basic" w:hAnsi="Gentium Basic"/>
          <w:bCs/>
          <w:iCs/>
        </w:rPr>
        <w:t>,</w:t>
      </w:r>
      <w:r w:rsidR="00F93C6E">
        <w:rPr>
          <w:rFonts w:ascii="Gentium Basic" w:hAnsi="Gentium Basic"/>
          <w:bCs/>
          <w:iCs/>
        </w:rPr>
        <w:t xml:space="preserve"> 50:2).</w:t>
      </w:r>
      <w:r w:rsidR="0059393D">
        <w:rPr>
          <w:rFonts w:ascii="Gentium Basic" w:hAnsi="Gentium Basic"/>
          <w:bCs/>
          <w:iCs/>
        </w:rPr>
        <w:t xml:space="preserve">  However </w:t>
      </w:r>
      <w:r w:rsidR="00650ED5">
        <w:rPr>
          <w:rFonts w:ascii="Gentium Basic" w:hAnsi="Gentium Basic"/>
          <w:bCs/>
          <w:iCs/>
        </w:rPr>
        <w:t xml:space="preserve">several isoforms of TG were only found throughout the lean network and not the obese one, </w:t>
      </w:r>
      <w:r w:rsidR="0059393D" w:rsidRPr="0059393D">
        <w:rPr>
          <w:rFonts w:ascii="Gentium Basic" w:hAnsi="Gentium Basic"/>
          <w:bCs/>
          <w:i/>
        </w:rPr>
        <w:t>e.g.</w:t>
      </w:r>
      <w:r w:rsidR="0059393D">
        <w:rPr>
          <w:rFonts w:ascii="Gentium Basic" w:hAnsi="Gentium Basic"/>
          <w:bCs/>
          <w:iCs/>
        </w:rPr>
        <w:t xml:space="preserve"> TG(</w:t>
      </w:r>
      <w:r w:rsidR="005E7190">
        <w:rPr>
          <w:rFonts w:ascii="Gentium Basic" w:hAnsi="Gentium Basic"/>
          <w:bCs/>
          <w:iCs/>
        </w:rPr>
        <w:t xml:space="preserve">48:1, </w:t>
      </w:r>
      <w:r w:rsidR="00596728">
        <w:rPr>
          <w:rFonts w:ascii="Gentium Basic" w:hAnsi="Gentium Basic"/>
          <w:bCs/>
          <w:iCs/>
        </w:rPr>
        <w:t>50:3</w:t>
      </w:r>
      <w:r w:rsidR="00AF26B5">
        <w:rPr>
          <w:rFonts w:ascii="Gentium Basic" w:hAnsi="Gentium Basic"/>
          <w:bCs/>
          <w:iCs/>
        </w:rPr>
        <w:t>, 52:4</w:t>
      </w:r>
      <w:r w:rsidR="00596728">
        <w:rPr>
          <w:rFonts w:ascii="Gentium Basic" w:hAnsi="Gentium Basic"/>
          <w:bCs/>
          <w:iCs/>
        </w:rPr>
        <w:t>)</w:t>
      </w:r>
      <w:r w:rsidR="005E7190">
        <w:rPr>
          <w:rFonts w:ascii="Gentium Basic" w:hAnsi="Gentium Basic"/>
          <w:bCs/>
          <w:iCs/>
        </w:rPr>
        <w:t xml:space="preserve">.  </w:t>
      </w:r>
      <w:r w:rsidR="00562718">
        <w:rPr>
          <w:rFonts w:ascii="Gentium Basic" w:hAnsi="Gentium Basic"/>
          <w:bCs/>
          <w:iCs/>
        </w:rPr>
        <w:t xml:space="preserve">This indicated that </w:t>
      </w:r>
      <w:r w:rsidR="007A1973">
        <w:rPr>
          <w:rFonts w:ascii="Gentium Basic" w:hAnsi="Gentium Basic"/>
          <w:bCs/>
          <w:iCs/>
        </w:rPr>
        <w:t>a variety</w:t>
      </w:r>
      <w:r w:rsidR="00296769">
        <w:rPr>
          <w:rFonts w:ascii="Gentium Basic" w:hAnsi="Gentium Basic"/>
          <w:bCs/>
          <w:iCs/>
        </w:rPr>
        <w:t xml:space="preserve"> of TG</w:t>
      </w:r>
      <w:r w:rsidR="007A1973">
        <w:rPr>
          <w:rFonts w:ascii="Gentium Basic" w:hAnsi="Gentium Basic"/>
          <w:bCs/>
          <w:iCs/>
        </w:rPr>
        <w:t>s</w:t>
      </w:r>
      <w:r w:rsidR="00296769">
        <w:rPr>
          <w:rFonts w:ascii="Gentium Basic" w:hAnsi="Gentium Basic"/>
          <w:bCs/>
          <w:iCs/>
        </w:rPr>
        <w:t xml:space="preserve"> were involved</w:t>
      </w:r>
      <w:r w:rsidR="00506F11">
        <w:rPr>
          <w:rFonts w:ascii="Gentium Basic" w:hAnsi="Gentium Basic"/>
          <w:bCs/>
          <w:iCs/>
        </w:rPr>
        <w:t xml:space="preserve"> in the effects seen, strongly suggesting that distribution as well as biosynthesis differed between the two phenotypes.  </w:t>
      </w:r>
    </w:p>
    <w:p w14:paraId="39C4C911" w14:textId="4D62762E" w:rsidR="005B5E3A" w:rsidRDefault="005B5E3A" w:rsidP="00BC0872">
      <w:pPr>
        <w:spacing w:before="240" w:line="360" w:lineRule="auto"/>
        <w:contextualSpacing/>
        <w:rPr>
          <w:rFonts w:ascii="Gentium Basic" w:hAnsi="Gentium Basic"/>
          <w:bCs/>
          <w:iCs/>
        </w:rPr>
      </w:pPr>
    </w:p>
    <w:p w14:paraId="6A4311BE" w14:textId="5E9734D3" w:rsidR="00244B40" w:rsidRDefault="00530FE1" w:rsidP="00BC0872">
      <w:pPr>
        <w:spacing w:before="240" w:line="360" w:lineRule="auto"/>
        <w:contextualSpacing/>
        <w:rPr>
          <w:rFonts w:ascii="Gentium Basic" w:hAnsi="Gentium Basic"/>
          <w:bCs/>
          <w:iCs/>
        </w:rPr>
      </w:pPr>
      <w:r>
        <w:rPr>
          <w:rFonts w:ascii="Gentium Basic" w:hAnsi="Gentium Basic"/>
          <w:bCs/>
          <w:iCs/>
        </w:rPr>
        <w:t>This result was</w:t>
      </w:r>
      <w:r w:rsidR="005B5E3A">
        <w:rPr>
          <w:rFonts w:ascii="Gentium Basic" w:hAnsi="Gentium Basic"/>
          <w:bCs/>
          <w:iCs/>
        </w:rPr>
        <w:t xml:space="preserve"> echoed in the variables for structural lipid classes</w:t>
      </w:r>
      <w:r w:rsidR="00A60723">
        <w:rPr>
          <w:rFonts w:ascii="Gentium Basic" w:hAnsi="Gentium Basic"/>
          <w:bCs/>
          <w:iCs/>
        </w:rPr>
        <w:t xml:space="preserve"> such as PCs, phosp</w:t>
      </w:r>
      <w:r w:rsidR="00AE387B">
        <w:rPr>
          <w:rFonts w:ascii="Gentium Basic" w:hAnsi="Gentium Basic"/>
          <w:bCs/>
          <w:iCs/>
        </w:rPr>
        <w:t>h</w:t>
      </w:r>
      <w:r w:rsidR="00A60723">
        <w:rPr>
          <w:rFonts w:ascii="Gentium Basic" w:hAnsi="Gentium Basic"/>
          <w:bCs/>
          <w:iCs/>
        </w:rPr>
        <w:t>atidylethanolamines (PEs) and sphingomyelins (SMs)</w:t>
      </w:r>
      <w:r w:rsidR="00AE387B">
        <w:rPr>
          <w:rFonts w:ascii="Gentium Basic" w:hAnsi="Gentium Basic"/>
          <w:bCs/>
          <w:iCs/>
        </w:rPr>
        <w:t xml:space="preserve">.  </w:t>
      </w:r>
      <w:r w:rsidR="000B723E">
        <w:rPr>
          <w:rFonts w:ascii="Gentium Basic" w:hAnsi="Gentium Basic"/>
          <w:bCs/>
          <w:iCs/>
        </w:rPr>
        <w:t>Several ordinary, abundant isoforms of PC appear throughout the networks of both</w:t>
      </w:r>
      <w:r w:rsidR="00003139">
        <w:rPr>
          <w:rFonts w:ascii="Gentium Basic" w:hAnsi="Gentium Basic"/>
          <w:bCs/>
          <w:iCs/>
        </w:rPr>
        <w:t xml:space="preserve"> </w:t>
      </w:r>
      <w:r w:rsidR="000B723E">
        <w:rPr>
          <w:rFonts w:ascii="Gentium Basic" w:hAnsi="Gentium Basic"/>
          <w:bCs/>
          <w:iCs/>
        </w:rPr>
        <w:t>phenotypes (</w:t>
      </w:r>
      <w:r w:rsidR="000B723E">
        <w:rPr>
          <w:rFonts w:ascii="Gentium Basic" w:hAnsi="Gentium Basic"/>
          <w:bCs/>
          <w:i/>
        </w:rPr>
        <w:t>Fig.</w:t>
      </w:r>
      <w:r w:rsidR="00E56B47">
        <w:rPr>
          <w:rFonts w:ascii="Gentium Basic" w:hAnsi="Gentium Basic"/>
          <w:bCs/>
          <w:i/>
        </w:rPr>
        <w:t xml:space="preserve"> S1</w:t>
      </w:r>
      <w:r w:rsidR="000B723E">
        <w:rPr>
          <w:rFonts w:ascii="Gentium Basic" w:hAnsi="Gentium Basic"/>
          <w:bCs/>
          <w:iCs/>
        </w:rPr>
        <w:t>)</w:t>
      </w:r>
      <w:r w:rsidR="00003139">
        <w:rPr>
          <w:rFonts w:ascii="Gentium Basic" w:hAnsi="Gentium Basic"/>
          <w:bCs/>
          <w:iCs/>
        </w:rPr>
        <w:t xml:space="preserve">, however the adducts detected suggest that some are less abundant in the </w:t>
      </w:r>
      <w:r w:rsidR="00547F82">
        <w:rPr>
          <w:rFonts w:ascii="Gentium Basic" w:hAnsi="Gentium Basic"/>
          <w:bCs/>
          <w:iCs/>
        </w:rPr>
        <w:t xml:space="preserve">obese group, </w:t>
      </w:r>
      <w:r w:rsidR="00547F82">
        <w:rPr>
          <w:rFonts w:ascii="Gentium Basic" w:hAnsi="Gentium Basic"/>
          <w:bCs/>
          <w:i/>
        </w:rPr>
        <w:t>e.g.</w:t>
      </w:r>
      <w:r>
        <w:rPr>
          <w:rFonts w:ascii="Gentium Basic" w:hAnsi="Gentium Basic"/>
          <w:bCs/>
        </w:rPr>
        <w:t xml:space="preserve"> chloride adducts of</w:t>
      </w:r>
      <w:r w:rsidR="00547F82">
        <w:rPr>
          <w:rFonts w:ascii="Gentium Basic" w:hAnsi="Gentium Basic"/>
          <w:bCs/>
          <w:i/>
        </w:rPr>
        <w:t xml:space="preserve"> </w:t>
      </w:r>
      <w:r w:rsidR="00547F82">
        <w:rPr>
          <w:rFonts w:ascii="Gentium Basic" w:hAnsi="Gentium Basic"/>
          <w:bCs/>
          <w:iCs/>
        </w:rPr>
        <w:t xml:space="preserve">PC(36:3, 38:5).  </w:t>
      </w:r>
      <w:r w:rsidR="00BB712C">
        <w:rPr>
          <w:rFonts w:ascii="Gentium Basic" w:hAnsi="Gentium Basic"/>
          <w:bCs/>
          <w:iCs/>
        </w:rPr>
        <w:t xml:space="preserve">Despite this, some poly-unsaturated PCs are found widely </w:t>
      </w:r>
      <w:r w:rsidR="00E56B47">
        <w:rPr>
          <w:rFonts w:ascii="Gentium Basic" w:hAnsi="Gentium Basic"/>
          <w:bCs/>
          <w:iCs/>
        </w:rPr>
        <w:t>across</w:t>
      </w:r>
      <w:r w:rsidR="00BB712C">
        <w:rPr>
          <w:rFonts w:ascii="Gentium Basic" w:hAnsi="Gentium Basic"/>
          <w:bCs/>
          <w:iCs/>
        </w:rPr>
        <w:t xml:space="preserve"> the network, such as the DHA-containing PC(36:6, 40:6</w:t>
      </w:r>
      <w:r w:rsidR="00D33740">
        <w:rPr>
          <w:rFonts w:ascii="Gentium Basic" w:hAnsi="Gentium Basic"/>
          <w:bCs/>
          <w:iCs/>
        </w:rPr>
        <w:t xml:space="preserve">), suggesting subtle but important changes in the control of FA </w:t>
      </w:r>
      <w:r w:rsidR="00112263">
        <w:rPr>
          <w:rFonts w:ascii="Gentium Basic" w:hAnsi="Gentium Basic"/>
          <w:bCs/>
          <w:iCs/>
        </w:rPr>
        <w:t xml:space="preserve">composition of PCs.  The contrasts are sharper in PEs, where although several </w:t>
      </w:r>
      <w:r w:rsidR="001B3140">
        <w:rPr>
          <w:rFonts w:ascii="Gentium Basic" w:hAnsi="Gentium Basic"/>
          <w:bCs/>
          <w:iCs/>
        </w:rPr>
        <w:t xml:space="preserve">isoforms </w:t>
      </w:r>
      <w:r w:rsidR="007A1973">
        <w:rPr>
          <w:rFonts w:ascii="Gentium Basic" w:hAnsi="Gentium Basic"/>
          <w:bCs/>
          <w:iCs/>
        </w:rPr>
        <w:t>are</w:t>
      </w:r>
      <w:r w:rsidR="001B3140">
        <w:rPr>
          <w:rFonts w:ascii="Gentium Basic" w:hAnsi="Gentium Basic"/>
          <w:bCs/>
          <w:iCs/>
        </w:rPr>
        <w:t xml:space="preserve"> found throughout, PE(36:1, 36:2, 36:4), but PE(34:2) appears important in obese </w:t>
      </w:r>
      <w:r w:rsidR="007A1973">
        <w:rPr>
          <w:rFonts w:ascii="Gentium Basic" w:hAnsi="Gentium Basic"/>
          <w:bCs/>
          <w:iCs/>
        </w:rPr>
        <w:t xml:space="preserve">systems </w:t>
      </w:r>
      <w:r w:rsidR="001B3140">
        <w:rPr>
          <w:rFonts w:ascii="Gentium Basic" w:hAnsi="Gentium Basic"/>
          <w:bCs/>
          <w:iCs/>
        </w:rPr>
        <w:t>where PE(34:0) is similarly important in lean mice</w:t>
      </w:r>
      <w:r w:rsidR="002529D0">
        <w:rPr>
          <w:rFonts w:ascii="Gentium Basic" w:hAnsi="Gentium Basic"/>
          <w:bCs/>
          <w:iCs/>
        </w:rPr>
        <w:t xml:space="preserve"> (</w:t>
      </w:r>
      <w:r w:rsidR="002529D0">
        <w:rPr>
          <w:rFonts w:ascii="Gentium Basic" w:hAnsi="Gentium Basic"/>
          <w:bCs/>
          <w:i/>
        </w:rPr>
        <w:t>Fig. S</w:t>
      </w:r>
      <w:r w:rsidR="00843C57">
        <w:rPr>
          <w:rFonts w:ascii="Gentium Basic" w:hAnsi="Gentium Basic"/>
          <w:bCs/>
          <w:i/>
        </w:rPr>
        <w:t>2</w:t>
      </w:r>
      <w:r w:rsidR="002529D0">
        <w:rPr>
          <w:rFonts w:ascii="Gentium Basic" w:hAnsi="Gentium Basic"/>
          <w:bCs/>
          <w:iCs/>
        </w:rPr>
        <w:t>)</w:t>
      </w:r>
      <w:r w:rsidR="001B3140">
        <w:rPr>
          <w:rFonts w:ascii="Gentium Basic" w:hAnsi="Gentium Basic"/>
          <w:bCs/>
          <w:iCs/>
        </w:rPr>
        <w:t xml:space="preserve">.  This suggests that </w:t>
      </w:r>
      <w:r w:rsidR="00201C1F">
        <w:rPr>
          <w:rFonts w:ascii="Gentium Basic" w:hAnsi="Gentium Basic"/>
          <w:bCs/>
          <w:iCs/>
        </w:rPr>
        <w:t xml:space="preserve">the gross </w:t>
      </w:r>
      <w:r w:rsidR="00617970">
        <w:rPr>
          <w:rFonts w:ascii="Gentium Basic" w:hAnsi="Gentium Basic"/>
          <w:bCs/>
          <w:iCs/>
        </w:rPr>
        <w:t xml:space="preserve">PE </w:t>
      </w:r>
      <w:r w:rsidR="00201C1F">
        <w:rPr>
          <w:rFonts w:ascii="Gentium Basic" w:hAnsi="Gentium Basic"/>
          <w:bCs/>
          <w:iCs/>
        </w:rPr>
        <w:t>composition of the system</w:t>
      </w:r>
      <w:r w:rsidR="00617970">
        <w:rPr>
          <w:rFonts w:ascii="Gentium Basic" w:hAnsi="Gentium Basic"/>
          <w:bCs/>
          <w:iCs/>
        </w:rPr>
        <w:t>s</w:t>
      </w:r>
      <w:r w:rsidR="00201C1F">
        <w:rPr>
          <w:rFonts w:ascii="Gentium Basic" w:hAnsi="Gentium Basic"/>
          <w:bCs/>
          <w:iCs/>
        </w:rPr>
        <w:t xml:space="preserve"> </w:t>
      </w:r>
      <w:r w:rsidR="00A52436">
        <w:rPr>
          <w:rFonts w:ascii="Gentium Basic" w:hAnsi="Gentium Basic"/>
          <w:bCs/>
          <w:iCs/>
        </w:rPr>
        <w:t>differs</w:t>
      </w:r>
      <w:r w:rsidR="002529D0">
        <w:rPr>
          <w:rFonts w:ascii="Gentium Basic" w:hAnsi="Gentium Basic"/>
          <w:bCs/>
          <w:iCs/>
        </w:rPr>
        <w:t xml:space="preserve"> between phenotypes</w:t>
      </w:r>
      <w:r w:rsidR="00617970">
        <w:rPr>
          <w:rFonts w:ascii="Gentium Basic" w:hAnsi="Gentium Basic"/>
          <w:bCs/>
          <w:iCs/>
        </w:rPr>
        <w:t>.</w:t>
      </w:r>
      <w:r w:rsidR="00A52436">
        <w:rPr>
          <w:rFonts w:ascii="Gentium Basic" w:hAnsi="Gentium Basic"/>
          <w:bCs/>
          <w:iCs/>
        </w:rPr>
        <w:t xml:space="preserve">  </w:t>
      </w:r>
    </w:p>
    <w:p w14:paraId="409444CA" w14:textId="77777777" w:rsidR="00244B40" w:rsidRDefault="00244B40" w:rsidP="00BC0872">
      <w:pPr>
        <w:spacing w:before="240" w:line="360" w:lineRule="auto"/>
        <w:contextualSpacing/>
        <w:rPr>
          <w:rFonts w:ascii="Gentium Basic" w:hAnsi="Gentium Basic"/>
          <w:bCs/>
          <w:iCs/>
        </w:rPr>
      </w:pPr>
    </w:p>
    <w:p w14:paraId="555C96DB" w14:textId="4F7F928D" w:rsidR="005B5E3A" w:rsidRPr="00547F82" w:rsidRDefault="00A52436" w:rsidP="00BC0872">
      <w:pPr>
        <w:spacing w:before="240" w:line="360" w:lineRule="auto"/>
        <w:contextualSpacing/>
        <w:rPr>
          <w:rFonts w:ascii="Gentium Basic" w:hAnsi="Gentium Basic"/>
          <w:bCs/>
          <w:iCs/>
        </w:rPr>
      </w:pPr>
      <w:r>
        <w:rPr>
          <w:rFonts w:ascii="Gentium Basic" w:hAnsi="Gentium Basic"/>
          <w:bCs/>
          <w:iCs/>
        </w:rPr>
        <w:t>A similar pattern is observed in</w:t>
      </w:r>
      <w:r w:rsidR="00B81C16">
        <w:rPr>
          <w:rFonts w:ascii="Gentium Basic" w:hAnsi="Gentium Basic"/>
          <w:bCs/>
          <w:iCs/>
        </w:rPr>
        <w:t xml:space="preserve"> SMs in which several </w:t>
      </w:r>
      <w:r w:rsidR="007A1973">
        <w:rPr>
          <w:rFonts w:ascii="Gentium Basic" w:hAnsi="Gentium Basic"/>
          <w:bCs/>
          <w:iCs/>
        </w:rPr>
        <w:t>isoforms (33:1, 34:1, 36:1, 37:1)</w:t>
      </w:r>
      <w:r w:rsidR="005C713A">
        <w:rPr>
          <w:rFonts w:ascii="Gentium Basic" w:hAnsi="Gentium Basic"/>
          <w:bCs/>
          <w:iCs/>
        </w:rPr>
        <w:t xml:space="preserve">, </w:t>
      </w:r>
      <w:r w:rsidR="00B81C16">
        <w:rPr>
          <w:rFonts w:ascii="Gentium Basic" w:hAnsi="Gentium Basic"/>
          <w:bCs/>
          <w:iCs/>
        </w:rPr>
        <w:t>appear throughout</w:t>
      </w:r>
      <w:r w:rsidR="00A4294C">
        <w:rPr>
          <w:rFonts w:ascii="Gentium Basic" w:hAnsi="Gentium Basic"/>
          <w:bCs/>
          <w:iCs/>
        </w:rPr>
        <w:t xml:space="preserve"> most or all of the network for both phenotypes</w:t>
      </w:r>
      <w:r w:rsidR="00B81C16">
        <w:rPr>
          <w:rFonts w:ascii="Gentium Basic" w:hAnsi="Gentium Basic"/>
          <w:bCs/>
          <w:iCs/>
        </w:rPr>
        <w:t>,</w:t>
      </w:r>
      <w:r w:rsidR="00530295">
        <w:rPr>
          <w:rFonts w:ascii="Gentium Basic" w:hAnsi="Gentium Basic"/>
          <w:bCs/>
          <w:iCs/>
        </w:rPr>
        <w:t xml:space="preserve"> </w:t>
      </w:r>
      <w:r w:rsidR="00530FE1">
        <w:rPr>
          <w:rFonts w:ascii="Gentium Basic" w:hAnsi="Gentium Basic"/>
          <w:bCs/>
          <w:iCs/>
        </w:rPr>
        <w:t>but not others</w:t>
      </w:r>
      <w:r w:rsidR="00530295">
        <w:rPr>
          <w:rFonts w:ascii="Gentium Basic" w:hAnsi="Gentium Basic"/>
          <w:bCs/>
          <w:iCs/>
        </w:rPr>
        <w:t xml:space="preserve">. </w:t>
      </w:r>
      <w:r w:rsidR="004B5596">
        <w:rPr>
          <w:rFonts w:ascii="Gentium Basic" w:hAnsi="Gentium Basic"/>
          <w:bCs/>
          <w:iCs/>
        </w:rPr>
        <w:t xml:space="preserve"> </w:t>
      </w:r>
      <w:r w:rsidR="005C713A">
        <w:rPr>
          <w:rFonts w:ascii="Gentium Basic" w:hAnsi="Gentium Basic"/>
          <w:bCs/>
          <w:iCs/>
        </w:rPr>
        <w:t>For example,</w:t>
      </w:r>
      <w:r w:rsidR="00530295">
        <w:rPr>
          <w:rFonts w:ascii="Gentium Basic" w:hAnsi="Gentium Basic"/>
          <w:bCs/>
          <w:iCs/>
        </w:rPr>
        <w:t xml:space="preserve"> </w:t>
      </w:r>
      <w:r w:rsidR="00AC33CD">
        <w:rPr>
          <w:rFonts w:ascii="Gentium Basic" w:hAnsi="Gentium Basic"/>
          <w:bCs/>
          <w:iCs/>
        </w:rPr>
        <w:t>SM(39:1) appear</w:t>
      </w:r>
      <w:r w:rsidR="00530295">
        <w:rPr>
          <w:rFonts w:ascii="Gentium Basic" w:hAnsi="Gentium Basic"/>
          <w:bCs/>
          <w:iCs/>
        </w:rPr>
        <w:t>ed</w:t>
      </w:r>
      <w:r w:rsidR="00AC33CD">
        <w:rPr>
          <w:rFonts w:ascii="Gentium Basic" w:hAnsi="Gentium Basic"/>
          <w:bCs/>
          <w:iCs/>
        </w:rPr>
        <w:t xml:space="preserve"> throughout the obese network but not in the lean, and </w:t>
      </w:r>
      <w:r w:rsidR="0082601D">
        <w:rPr>
          <w:rFonts w:ascii="Gentium Basic" w:hAnsi="Gentium Basic"/>
          <w:bCs/>
          <w:iCs/>
        </w:rPr>
        <w:t>SM(35:1) appear</w:t>
      </w:r>
      <w:r w:rsidR="00530295">
        <w:rPr>
          <w:rFonts w:ascii="Gentium Basic" w:hAnsi="Gentium Basic"/>
          <w:bCs/>
          <w:iCs/>
        </w:rPr>
        <w:t>ed</w:t>
      </w:r>
      <w:r w:rsidR="0082601D">
        <w:rPr>
          <w:rFonts w:ascii="Gentium Basic" w:hAnsi="Gentium Basic"/>
          <w:bCs/>
          <w:iCs/>
        </w:rPr>
        <w:t xml:space="preserve"> throughout the lean</w:t>
      </w:r>
      <w:r w:rsidR="00AC33CD">
        <w:rPr>
          <w:rFonts w:ascii="Gentium Basic" w:hAnsi="Gentium Basic"/>
          <w:bCs/>
          <w:iCs/>
        </w:rPr>
        <w:t xml:space="preserve"> </w:t>
      </w:r>
      <w:r w:rsidR="0082601D">
        <w:rPr>
          <w:rFonts w:ascii="Gentium Basic" w:hAnsi="Gentium Basic"/>
          <w:bCs/>
          <w:iCs/>
        </w:rPr>
        <w:t xml:space="preserve">phenotype but not </w:t>
      </w:r>
      <w:r w:rsidR="00AC33CD">
        <w:rPr>
          <w:rFonts w:ascii="Gentium Basic" w:hAnsi="Gentium Basic"/>
          <w:bCs/>
          <w:iCs/>
        </w:rPr>
        <w:t>in the obese</w:t>
      </w:r>
      <w:r w:rsidR="002529D0">
        <w:rPr>
          <w:rFonts w:ascii="Gentium Basic" w:hAnsi="Gentium Basic"/>
          <w:bCs/>
          <w:iCs/>
        </w:rPr>
        <w:t xml:space="preserve"> (</w:t>
      </w:r>
      <w:r w:rsidR="002529D0">
        <w:rPr>
          <w:rFonts w:ascii="Gentium Basic" w:hAnsi="Gentium Basic"/>
          <w:bCs/>
          <w:i/>
        </w:rPr>
        <w:t>Fig. S</w:t>
      </w:r>
      <w:r w:rsidR="00843C57">
        <w:rPr>
          <w:rFonts w:ascii="Gentium Basic" w:hAnsi="Gentium Basic"/>
          <w:bCs/>
          <w:i/>
        </w:rPr>
        <w:t>3</w:t>
      </w:r>
      <w:r w:rsidR="002529D0">
        <w:rPr>
          <w:rFonts w:ascii="Gentium Basic" w:hAnsi="Gentium Basic"/>
          <w:bCs/>
          <w:iCs/>
        </w:rPr>
        <w:t>)</w:t>
      </w:r>
      <w:r w:rsidR="00AC33CD">
        <w:rPr>
          <w:rFonts w:ascii="Gentium Basic" w:hAnsi="Gentium Basic"/>
          <w:bCs/>
          <w:iCs/>
        </w:rPr>
        <w:t xml:space="preserve">.  </w:t>
      </w:r>
      <w:r w:rsidR="00244B40">
        <w:rPr>
          <w:rFonts w:ascii="Gentium Basic" w:hAnsi="Gentium Basic"/>
          <w:bCs/>
          <w:iCs/>
        </w:rPr>
        <w:t>SM(39:1) is a known marker of dairy intake</w:t>
      </w:r>
      <w:r w:rsidR="005C713A">
        <w:rPr>
          <w:rFonts w:ascii="Gentium Basic" w:hAnsi="Gentium Basic"/>
          <w:bCs/>
          <w:iCs/>
        </w:rPr>
        <w:t>,</w:t>
      </w:r>
      <w:r w:rsidR="00244B40">
        <w:rPr>
          <w:rFonts w:ascii="Gentium Basic" w:hAnsi="Gentium Basic"/>
          <w:bCs/>
          <w:iCs/>
        </w:rPr>
        <w:t xml:space="preserve"> </w:t>
      </w:r>
      <w:r w:rsidR="005C713A">
        <w:rPr>
          <w:rFonts w:ascii="Gentium Basic" w:hAnsi="Gentium Basic"/>
          <w:bCs/>
          <w:iCs/>
        </w:rPr>
        <w:t xml:space="preserve">consistent with the composition of the obesogenic diet, </w:t>
      </w:r>
      <w:r w:rsidR="00255CC3">
        <w:rPr>
          <w:rFonts w:ascii="Gentium Basic" w:hAnsi="Gentium Basic"/>
          <w:bCs/>
          <w:iCs/>
        </w:rPr>
        <w:t>however</w:t>
      </w:r>
      <w:r w:rsidR="005C713A">
        <w:rPr>
          <w:rFonts w:ascii="Gentium Basic" w:hAnsi="Gentium Basic"/>
          <w:bCs/>
          <w:iCs/>
        </w:rPr>
        <w:t xml:space="preserve"> what </w:t>
      </w:r>
      <w:r w:rsidR="005C713A" w:rsidRPr="005C713A">
        <w:rPr>
          <w:rFonts w:ascii="Gentium Basic" w:hAnsi="Gentium Basic"/>
          <w:bCs/>
          <w:iCs/>
        </w:rPr>
        <w:t>directs</w:t>
      </w:r>
      <w:r w:rsidR="00255CC3">
        <w:rPr>
          <w:rFonts w:ascii="Gentium Basic" w:hAnsi="Gentium Basic"/>
          <w:bCs/>
          <w:iCs/>
        </w:rPr>
        <w:t xml:space="preserve"> th</w:t>
      </w:r>
      <w:r w:rsidR="005C713A">
        <w:rPr>
          <w:rFonts w:ascii="Gentium Basic" w:hAnsi="Gentium Basic"/>
          <w:bCs/>
          <w:iCs/>
        </w:rPr>
        <w:t xml:space="preserve">e appearance of </w:t>
      </w:r>
      <w:r w:rsidR="00255CC3">
        <w:rPr>
          <w:rFonts w:ascii="Gentium Basic" w:hAnsi="Gentium Basic"/>
          <w:bCs/>
          <w:iCs/>
        </w:rPr>
        <w:t>SM(35:1)</w:t>
      </w:r>
      <w:r w:rsidR="00753176">
        <w:rPr>
          <w:rFonts w:ascii="Gentium Basic" w:hAnsi="Gentium Basic"/>
          <w:bCs/>
          <w:iCs/>
        </w:rPr>
        <w:t xml:space="preserve"> only in the</w:t>
      </w:r>
      <w:r w:rsidR="00A353A5">
        <w:rPr>
          <w:rFonts w:ascii="Gentium Basic" w:hAnsi="Gentium Basic"/>
          <w:bCs/>
          <w:iCs/>
        </w:rPr>
        <w:t xml:space="preserve"> lean phenotype is</w:t>
      </w:r>
      <w:r w:rsidR="00255CC3">
        <w:rPr>
          <w:rFonts w:ascii="Gentium Basic" w:hAnsi="Gentium Basic"/>
          <w:bCs/>
          <w:iCs/>
        </w:rPr>
        <w:t xml:space="preserve"> unclear.  </w:t>
      </w:r>
      <w:r w:rsidR="007A1973">
        <w:rPr>
          <w:rFonts w:ascii="Gentium Basic" w:hAnsi="Gentium Basic"/>
          <w:bCs/>
          <w:iCs/>
        </w:rPr>
        <w:t xml:space="preserve">Despite structural similarities to SM(39:1) and SM(35:1), </w:t>
      </w:r>
      <w:r w:rsidR="008E4E50">
        <w:rPr>
          <w:rFonts w:ascii="Gentium Basic" w:hAnsi="Gentium Basic"/>
          <w:bCs/>
          <w:iCs/>
        </w:rPr>
        <w:t>SM(37:1) appears almost throughout both networks, suggesting no connection with diet or phenotype</w:t>
      </w:r>
      <w:r w:rsidR="00134598">
        <w:rPr>
          <w:rFonts w:ascii="Gentium Basic" w:hAnsi="Gentium Basic"/>
          <w:bCs/>
          <w:iCs/>
        </w:rPr>
        <w:t>,</w:t>
      </w:r>
      <w:r w:rsidR="008E4E50">
        <w:rPr>
          <w:rFonts w:ascii="Gentium Basic" w:hAnsi="Gentium Basic"/>
          <w:bCs/>
          <w:iCs/>
        </w:rPr>
        <w:t>.</w:t>
      </w:r>
      <w:r w:rsidR="00134598">
        <w:rPr>
          <w:rFonts w:ascii="Gentium Basic" w:hAnsi="Gentium Basic"/>
          <w:bCs/>
          <w:iCs/>
        </w:rPr>
        <w:t xml:space="preserve">  </w:t>
      </w:r>
    </w:p>
    <w:p w14:paraId="48C107DC" w14:textId="30575917" w:rsidR="00627F09" w:rsidRDefault="00627F09" w:rsidP="00BC0872">
      <w:pPr>
        <w:spacing w:before="240" w:line="360" w:lineRule="auto"/>
        <w:contextualSpacing/>
        <w:rPr>
          <w:rFonts w:ascii="Gentium Basic" w:hAnsi="Gentium Basic"/>
          <w:bCs/>
          <w:iCs/>
        </w:rPr>
      </w:pPr>
    </w:p>
    <w:p w14:paraId="6B8CF428" w14:textId="39AF336C" w:rsidR="004727F4" w:rsidRDefault="00627F09" w:rsidP="00E549CB">
      <w:pPr>
        <w:spacing w:before="240" w:line="360" w:lineRule="auto"/>
        <w:contextualSpacing/>
        <w:rPr>
          <w:rFonts w:ascii="Gentium Basic" w:hAnsi="Gentium Basic"/>
          <w:bCs/>
          <w:iCs/>
        </w:rPr>
      </w:pPr>
      <w:r>
        <w:rPr>
          <w:rFonts w:ascii="Gentium Basic" w:hAnsi="Gentium Basic"/>
          <w:bCs/>
          <w:iCs/>
        </w:rPr>
        <w:t xml:space="preserve">The </w:t>
      </w:r>
      <w:r w:rsidRPr="00627F09">
        <w:rPr>
          <w:rFonts w:ascii="Gentium Basic" w:hAnsi="Gentium Basic"/>
          <w:b/>
          <w:i/>
        </w:rPr>
        <w:t>U</w:t>
      </w:r>
      <w:r>
        <w:rPr>
          <w:rFonts w:ascii="Gentium Basic" w:hAnsi="Gentium Basic"/>
          <w:bCs/>
          <w:iCs/>
        </w:rPr>
        <w:t xml:space="preserve">-type variables </w:t>
      </w:r>
      <w:r w:rsidR="00E87FBF">
        <w:rPr>
          <w:rFonts w:ascii="Gentium Basic" w:hAnsi="Gentium Basic"/>
          <w:bCs/>
          <w:iCs/>
        </w:rPr>
        <w:t>also provide</w:t>
      </w:r>
      <w:r w:rsidR="004B11C9">
        <w:rPr>
          <w:rFonts w:ascii="Gentium Basic" w:hAnsi="Gentium Basic"/>
          <w:bCs/>
          <w:iCs/>
        </w:rPr>
        <w:t>d</w:t>
      </w:r>
      <w:r w:rsidR="00E87FBF">
        <w:rPr>
          <w:rFonts w:ascii="Gentium Basic" w:hAnsi="Gentium Basic"/>
          <w:bCs/>
          <w:iCs/>
        </w:rPr>
        <w:t xml:space="preserve"> evidence </w:t>
      </w:r>
      <w:r w:rsidR="004B11C9">
        <w:rPr>
          <w:rFonts w:ascii="Gentium Basic" w:hAnsi="Gentium Basic"/>
          <w:bCs/>
          <w:iCs/>
        </w:rPr>
        <w:t>that</w:t>
      </w:r>
      <w:r w:rsidR="00E87FBF">
        <w:rPr>
          <w:rFonts w:ascii="Gentium Basic" w:hAnsi="Gentium Basic"/>
          <w:bCs/>
          <w:iCs/>
        </w:rPr>
        <w:t xml:space="preserve"> support</w:t>
      </w:r>
      <w:r w:rsidR="004B11C9">
        <w:rPr>
          <w:rFonts w:ascii="Gentium Basic" w:hAnsi="Gentium Basic"/>
          <w:bCs/>
          <w:iCs/>
        </w:rPr>
        <w:t>ed</w:t>
      </w:r>
      <w:r w:rsidR="00B43F0E">
        <w:rPr>
          <w:rFonts w:ascii="Gentium Basic" w:hAnsi="Gentium Basic"/>
          <w:bCs/>
          <w:iCs/>
        </w:rPr>
        <w:t xml:space="preserve"> </w:t>
      </w:r>
      <w:r w:rsidR="002529D0">
        <w:rPr>
          <w:rFonts w:ascii="Gentium Basic" w:hAnsi="Gentium Basic"/>
          <w:bCs/>
          <w:iCs/>
        </w:rPr>
        <w:t>the hypothesis</w:t>
      </w:r>
      <w:r w:rsidR="00EE6FB2">
        <w:rPr>
          <w:rFonts w:ascii="Gentium Basic" w:hAnsi="Gentium Basic"/>
          <w:bCs/>
          <w:iCs/>
        </w:rPr>
        <w:t xml:space="preserve">.  We found that </w:t>
      </w:r>
      <w:r w:rsidR="006D07E5">
        <w:rPr>
          <w:rFonts w:ascii="Gentium Basic" w:hAnsi="Gentium Basic"/>
          <w:bCs/>
          <w:iCs/>
        </w:rPr>
        <w:t xml:space="preserve">there were several TGs that only appeared in </w:t>
      </w:r>
      <w:r w:rsidR="004727F4">
        <w:rPr>
          <w:rFonts w:ascii="Gentium Basic" w:hAnsi="Gentium Basic"/>
          <w:bCs/>
          <w:iCs/>
        </w:rPr>
        <w:t>the adipose tissues</w:t>
      </w:r>
      <w:r w:rsidR="006D07E5">
        <w:rPr>
          <w:rFonts w:ascii="Gentium Basic" w:hAnsi="Gentium Basic"/>
          <w:bCs/>
          <w:iCs/>
        </w:rPr>
        <w:t xml:space="preserve">, </w:t>
      </w:r>
      <w:r w:rsidR="006E7FD7">
        <w:rPr>
          <w:rFonts w:ascii="Gentium Basic" w:hAnsi="Gentium Basic"/>
          <w:bCs/>
          <w:iCs/>
        </w:rPr>
        <w:t xml:space="preserve">with about three times as many in adipose from the lean group </w:t>
      </w:r>
      <w:r w:rsidR="006D07E5">
        <w:rPr>
          <w:rFonts w:ascii="Gentium Basic" w:hAnsi="Gentium Basic"/>
          <w:bCs/>
          <w:iCs/>
        </w:rPr>
        <w:t>(</w:t>
      </w:r>
      <w:r w:rsidR="00D14AAB">
        <w:rPr>
          <w:rFonts w:ascii="Gentium Basic" w:hAnsi="Gentium Basic"/>
          <w:bCs/>
          <w:iCs/>
        </w:rPr>
        <w:t xml:space="preserve">21:7, </w:t>
      </w:r>
      <w:r w:rsidR="00D14AAB">
        <w:rPr>
          <w:rFonts w:ascii="Gentium Basic" w:hAnsi="Gentium Basic"/>
          <w:bCs/>
          <w:i/>
        </w:rPr>
        <w:t>J</w:t>
      </w:r>
      <w:r w:rsidR="00D14AAB" w:rsidRPr="00D14AAB">
        <w:rPr>
          <w:rFonts w:ascii="Gentium Basic" w:hAnsi="Gentium Basic"/>
          <w:bCs/>
          <w:iCs/>
        </w:rPr>
        <w:t xml:space="preserve"> 0.22, </w:t>
      </w:r>
      <w:r w:rsidR="00D14AAB">
        <w:rPr>
          <w:rFonts w:ascii="Gentium Basic" w:hAnsi="Gentium Basic"/>
          <w:bCs/>
          <w:i/>
        </w:rPr>
        <w:t>p</w:t>
      </w:r>
      <w:r w:rsidR="00D14AAB" w:rsidRPr="00D14AAB">
        <w:rPr>
          <w:rFonts w:ascii="Gentium Basic" w:hAnsi="Gentium Basic"/>
          <w:bCs/>
          <w:iCs/>
        </w:rPr>
        <w:t xml:space="preserve"> 0.05</w:t>
      </w:r>
      <w:r w:rsidR="005B4DDC">
        <w:rPr>
          <w:rFonts w:ascii="Gentium Basic" w:hAnsi="Gentium Basic"/>
          <w:bCs/>
          <w:iCs/>
        </w:rPr>
        <w:t xml:space="preserve">; </w:t>
      </w:r>
      <w:r w:rsidR="005B4DDC">
        <w:rPr>
          <w:rFonts w:ascii="Gentium Basic" w:hAnsi="Gentium Basic"/>
          <w:bCs/>
          <w:i/>
        </w:rPr>
        <w:t>Fig. 5A</w:t>
      </w:r>
      <w:r w:rsidR="00D14AAB">
        <w:rPr>
          <w:rFonts w:ascii="Gentium Basic" w:hAnsi="Gentium Basic"/>
          <w:bCs/>
          <w:iCs/>
        </w:rPr>
        <w:t>).</w:t>
      </w:r>
      <w:r w:rsidR="005B4DDC">
        <w:rPr>
          <w:rFonts w:ascii="Gentium Basic" w:hAnsi="Gentium Basic"/>
          <w:bCs/>
          <w:iCs/>
        </w:rPr>
        <w:t xml:space="preserve"> </w:t>
      </w:r>
      <w:r w:rsidR="004727F4">
        <w:rPr>
          <w:rFonts w:ascii="Gentium Basic" w:hAnsi="Gentium Basic"/>
          <w:bCs/>
          <w:iCs/>
        </w:rPr>
        <w:t xml:space="preserve"> </w:t>
      </w:r>
      <w:r w:rsidR="00BA25CB">
        <w:rPr>
          <w:rFonts w:ascii="Gentium Basic" w:hAnsi="Gentium Basic"/>
          <w:bCs/>
          <w:iCs/>
        </w:rPr>
        <w:t>This was similar for hearts (1</w:t>
      </w:r>
      <w:r w:rsidR="00A2475A">
        <w:rPr>
          <w:rFonts w:ascii="Gentium Basic" w:hAnsi="Gentium Basic"/>
          <w:bCs/>
          <w:iCs/>
        </w:rPr>
        <w:t>4</w:t>
      </w:r>
      <w:r w:rsidR="00BA25CB">
        <w:rPr>
          <w:rFonts w:ascii="Gentium Basic" w:hAnsi="Gentium Basic"/>
          <w:bCs/>
          <w:iCs/>
        </w:rPr>
        <w:t>:</w:t>
      </w:r>
      <w:r w:rsidR="00A2475A">
        <w:rPr>
          <w:rFonts w:ascii="Gentium Basic" w:hAnsi="Gentium Basic"/>
          <w:bCs/>
          <w:iCs/>
        </w:rPr>
        <w:t>5</w:t>
      </w:r>
      <w:r w:rsidR="00BA25CB">
        <w:rPr>
          <w:rFonts w:ascii="Gentium Basic" w:hAnsi="Gentium Basic"/>
          <w:bCs/>
          <w:iCs/>
        </w:rPr>
        <w:t xml:space="preserve">, </w:t>
      </w:r>
      <w:r w:rsidR="00BA25CB">
        <w:rPr>
          <w:rFonts w:ascii="Gentium Basic" w:hAnsi="Gentium Basic"/>
          <w:bCs/>
          <w:i/>
        </w:rPr>
        <w:t>J</w:t>
      </w:r>
      <w:r w:rsidR="00BA25CB" w:rsidRPr="00D14AAB">
        <w:rPr>
          <w:rFonts w:ascii="Gentium Basic" w:hAnsi="Gentium Basic"/>
          <w:bCs/>
          <w:iCs/>
        </w:rPr>
        <w:t xml:space="preserve"> 0.</w:t>
      </w:r>
      <w:r w:rsidR="00A2475A">
        <w:rPr>
          <w:rFonts w:ascii="Gentium Basic" w:hAnsi="Gentium Basic"/>
          <w:bCs/>
          <w:iCs/>
        </w:rPr>
        <w:t>06</w:t>
      </w:r>
      <w:r w:rsidR="00BA25CB" w:rsidRPr="00D14AAB">
        <w:rPr>
          <w:rFonts w:ascii="Gentium Basic" w:hAnsi="Gentium Basic"/>
          <w:bCs/>
          <w:iCs/>
        </w:rPr>
        <w:t xml:space="preserve">, </w:t>
      </w:r>
      <w:r w:rsidR="00BA25CB">
        <w:rPr>
          <w:rFonts w:ascii="Gentium Basic" w:hAnsi="Gentium Basic"/>
          <w:bCs/>
          <w:i/>
        </w:rPr>
        <w:t>p</w:t>
      </w:r>
      <w:r w:rsidR="00BA25CB" w:rsidRPr="00D14AAB">
        <w:rPr>
          <w:rFonts w:ascii="Gentium Basic" w:hAnsi="Gentium Basic"/>
          <w:bCs/>
          <w:iCs/>
        </w:rPr>
        <w:t xml:space="preserve"> 0.0</w:t>
      </w:r>
      <w:r w:rsidR="00A2475A">
        <w:rPr>
          <w:rFonts w:ascii="Gentium Basic" w:hAnsi="Gentium Basic"/>
          <w:bCs/>
          <w:iCs/>
        </w:rPr>
        <w:t>1</w:t>
      </w:r>
      <w:r w:rsidR="00BA25CB">
        <w:rPr>
          <w:rFonts w:ascii="Gentium Basic" w:hAnsi="Gentium Basic"/>
          <w:bCs/>
          <w:iCs/>
        </w:rPr>
        <w:t xml:space="preserve">; </w:t>
      </w:r>
      <w:r w:rsidR="00BA25CB">
        <w:rPr>
          <w:rFonts w:ascii="Gentium Basic" w:hAnsi="Gentium Basic"/>
          <w:bCs/>
          <w:i/>
        </w:rPr>
        <w:t>Fig. 5A</w:t>
      </w:r>
      <w:r w:rsidR="00BA25CB">
        <w:rPr>
          <w:rFonts w:ascii="Gentium Basic" w:hAnsi="Gentium Basic"/>
          <w:bCs/>
          <w:iCs/>
        </w:rPr>
        <w:t xml:space="preserve">).  However, the </w:t>
      </w:r>
      <w:r w:rsidR="0005513D">
        <w:rPr>
          <w:rFonts w:ascii="Gentium Basic" w:hAnsi="Gentium Basic"/>
          <w:bCs/>
          <w:iCs/>
        </w:rPr>
        <w:t xml:space="preserve">trend was reversed for liver, where there were more </w:t>
      </w:r>
      <w:r w:rsidR="0005513D" w:rsidRPr="0005513D">
        <w:rPr>
          <w:rFonts w:ascii="Gentium Basic" w:hAnsi="Gentium Basic"/>
          <w:b/>
          <w:i/>
        </w:rPr>
        <w:t>U</w:t>
      </w:r>
      <w:r w:rsidR="0005513D">
        <w:rPr>
          <w:rFonts w:ascii="Gentium Basic" w:hAnsi="Gentium Basic"/>
          <w:bCs/>
          <w:iCs/>
        </w:rPr>
        <w:t xml:space="preserve">-type </w:t>
      </w:r>
      <w:r w:rsidR="0005513D" w:rsidRPr="0005513D">
        <w:rPr>
          <w:rFonts w:ascii="Gentium Basic" w:hAnsi="Gentium Basic"/>
          <w:bCs/>
          <w:iCs/>
        </w:rPr>
        <w:t>variables</w:t>
      </w:r>
      <w:r w:rsidR="0005513D">
        <w:rPr>
          <w:rFonts w:ascii="Gentium Basic" w:hAnsi="Gentium Basic"/>
          <w:bCs/>
          <w:iCs/>
        </w:rPr>
        <w:t xml:space="preserve"> </w:t>
      </w:r>
      <w:r w:rsidR="006E7FD7">
        <w:rPr>
          <w:rFonts w:ascii="Gentium Basic" w:hAnsi="Gentium Basic"/>
          <w:bCs/>
          <w:iCs/>
        </w:rPr>
        <w:t>for the obese than</w:t>
      </w:r>
      <w:r w:rsidR="00A2475A">
        <w:rPr>
          <w:rFonts w:ascii="Gentium Basic" w:hAnsi="Gentium Basic"/>
          <w:bCs/>
          <w:iCs/>
        </w:rPr>
        <w:t xml:space="preserve"> </w:t>
      </w:r>
      <w:r w:rsidR="006E7FD7">
        <w:rPr>
          <w:rFonts w:ascii="Gentium Basic" w:hAnsi="Gentium Basic"/>
          <w:bCs/>
          <w:iCs/>
        </w:rPr>
        <w:t>the lean group (</w:t>
      </w:r>
      <w:r w:rsidR="00D628C4">
        <w:rPr>
          <w:rFonts w:ascii="Gentium Basic" w:hAnsi="Gentium Basic"/>
          <w:bCs/>
          <w:iCs/>
        </w:rPr>
        <w:t>14</w:t>
      </w:r>
      <w:r w:rsidR="006E7FD7">
        <w:rPr>
          <w:rFonts w:ascii="Gentium Basic" w:hAnsi="Gentium Basic"/>
          <w:bCs/>
          <w:iCs/>
        </w:rPr>
        <w:t>:</w:t>
      </w:r>
      <w:r w:rsidR="00D628C4">
        <w:rPr>
          <w:rFonts w:ascii="Gentium Basic" w:hAnsi="Gentium Basic"/>
          <w:bCs/>
          <w:iCs/>
        </w:rPr>
        <w:t>33</w:t>
      </w:r>
      <w:r w:rsidR="006E7FD7">
        <w:rPr>
          <w:rFonts w:ascii="Gentium Basic" w:hAnsi="Gentium Basic"/>
          <w:bCs/>
          <w:iCs/>
        </w:rPr>
        <w:t xml:space="preserve">, </w:t>
      </w:r>
      <w:r w:rsidR="006E7FD7">
        <w:rPr>
          <w:rFonts w:ascii="Gentium Basic" w:hAnsi="Gentium Basic"/>
          <w:bCs/>
          <w:i/>
        </w:rPr>
        <w:t>J</w:t>
      </w:r>
      <w:r w:rsidR="006E7FD7" w:rsidRPr="00D14AAB">
        <w:rPr>
          <w:rFonts w:ascii="Gentium Basic" w:hAnsi="Gentium Basic"/>
          <w:bCs/>
          <w:iCs/>
        </w:rPr>
        <w:t xml:space="preserve"> 0.</w:t>
      </w:r>
      <w:r w:rsidR="00D628C4">
        <w:rPr>
          <w:rFonts w:ascii="Gentium Basic" w:hAnsi="Gentium Basic"/>
          <w:bCs/>
          <w:iCs/>
        </w:rPr>
        <w:t>07</w:t>
      </w:r>
      <w:r w:rsidR="006E7FD7" w:rsidRPr="00D14AAB">
        <w:rPr>
          <w:rFonts w:ascii="Gentium Basic" w:hAnsi="Gentium Basic"/>
          <w:bCs/>
          <w:iCs/>
        </w:rPr>
        <w:t xml:space="preserve">, </w:t>
      </w:r>
      <w:r w:rsidR="006E7FD7">
        <w:rPr>
          <w:rFonts w:ascii="Gentium Basic" w:hAnsi="Gentium Basic"/>
          <w:bCs/>
          <w:i/>
        </w:rPr>
        <w:t>p</w:t>
      </w:r>
      <w:r w:rsidR="006E7FD7" w:rsidRPr="00D14AAB">
        <w:rPr>
          <w:rFonts w:ascii="Gentium Basic" w:hAnsi="Gentium Basic"/>
          <w:bCs/>
          <w:iCs/>
        </w:rPr>
        <w:t xml:space="preserve"> 0.0</w:t>
      </w:r>
      <w:r w:rsidR="00D628C4">
        <w:rPr>
          <w:rFonts w:ascii="Gentium Basic" w:hAnsi="Gentium Basic"/>
          <w:bCs/>
          <w:iCs/>
        </w:rPr>
        <w:t>0</w:t>
      </w:r>
      <w:r w:rsidR="006E7FD7">
        <w:rPr>
          <w:rFonts w:ascii="Gentium Basic" w:hAnsi="Gentium Basic"/>
          <w:bCs/>
          <w:iCs/>
        </w:rPr>
        <w:t xml:space="preserve">; </w:t>
      </w:r>
      <w:r w:rsidR="006E7FD7">
        <w:rPr>
          <w:rFonts w:ascii="Gentium Basic" w:hAnsi="Gentium Basic"/>
          <w:bCs/>
          <w:i/>
        </w:rPr>
        <w:t>Fig. 5A</w:t>
      </w:r>
      <w:r w:rsidR="006E7FD7">
        <w:rPr>
          <w:rFonts w:ascii="Gentium Basic" w:hAnsi="Gentium Basic"/>
          <w:bCs/>
          <w:iCs/>
        </w:rPr>
        <w:t xml:space="preserve">). </w:t>
      </w:r>
      <w:r w:rsidR="00D14AAB">
        <w:rPr>
          <w:rFonts w:ascii="Gentium Basic" w:hAnsi="Gentium Basic"/>
          <w:bCs/>
          <w:iCs/>
        </w:rPr>
        <w:t xml:space="preserve"> </w:t>
      </w:r>
      <w:r w:rsidR="00561EAB">
        <w:rPr>
          <w:rFonts w:ascii="Gentium Basic" w:hAnsi="Gentium Basic"/>
          <w:bCs/>
          <w:iCs/>
        </w:rPr>
        <w:t>This led us to compare the TG isoforms present in those tissues and groups</w:t>
      </w:r>
      <w:r w:rsidR="006D58E3">
        <w:rPr>
          <w:rFonts w:ascii="Gentium Basic" w:hAnsi="Gentium Basic"/>
          <w:bCs/>
          <w:iCs/>
        </w:rPr>
        <w:t xml:space="preserve"> in order to determine whether there was a connection</w:t>
      </w:r>
      <w:r w:rsidR="00561EAB">
        <w:rPr>
          <w:rFonts w:ascii="Gentium Basic" w:hAnsi="Gentium Basic"/>
          <w:bCs/>
          <w:iCs/>
        </w:rPr>
        <w:t xml:space="preserve">.  </w:t>
      </w:r>
      <w:r w:rsidR="007700BF">
        <w:rPr>
          <w:rFonts w:ascii="Gentium Basic" w:hAnsi="Gentium Basic"/>
          <w:bCs/>
          <w:iCs/>
        </w:rPr>
        <w:t>Six of the variables inv</w:t>
      </w:r>
      <w:r w:rsidR="00CF039A">
        <w:rPr>
          <w:rFonts w:ascii="Gentium Basic" w:hAnsi="Gentium Basic"/>
          <w:bCs/>
          <w:iCs/>
        </w:rPr>
        <w:t>o</w:t>
      </w:r>
      <w:r w:rsidR="007700BF">
        <w:rPr>
          <w:rFonts w:ascii="Gentium Basic" w:hAnsi="Gentium Basic"/>
          <w:bCs/>
          <w:iCs/>
        </w:rPr>
        <w:t>lved</w:t>
      </w:r>
      <w:r w:rsidR="00CF039A">
        <w:rPr>
          <w:rFonts w:ascii="Gentium Basic" w:hAnsi="Gentium Basic"/>
          <w:bCs/>
          <w:iCs/>
        </w:rPr>
        <w:t xml:space="preserve"> were found in the</w:t>
      </w:r>
      <w:r w:rsidR="00765712">
        <w:rPr>
          <w:rFonts w:ascii="Gentium Basic" w:hAnsi="Gentium Basic"/>
          <w:bCs/>
          <w:iCs/>
        </w:rPr>
        <w:t xml:space="preserve"> </w:t>
      </w:r>
      <w:r w:rsidR="00CF039A">
        <w:rPr>
          <w:rFonts w:ascii="Gentium Basic" w:hAnsi="Gentium Basic"/>
          <w:bCs/>
          <w:iCs/>
        </w:rPr>
        <w:t xml:space="preserve">livers of </w:t>
      </w:r>
      <w:r w:rsidR="004727F4">
        <w:rPr>
          <w:rFonts w:ascii="Gentium Basic" w:hAnsi="Gentium Basic"/>
          <w:bCs/>
          <w:iCs/>
        </w:rPr>
        <w:t xml:space="preserve">the obese group </w:t>
      </w:r>
      <w:r w:rsidR="004727F4">
        <w:rPr>
          <w:rFonts w:ascii="Gentium Basic" w:hAnsi="Gentium Basic"/>
          <w:bCs/>
          <w:i/>
          <w:iCs/>
        </w:rPr>
        <w:t>and</w:t>
      </w:r>
      <w:r w:rsidR="00CF039A">
        <w:rPr>
          <w:rFonts w:ascii="Gentium Basic" w:hAnsi="Gentium Basic"/>
          <w:bCs/>
          <w:iCs/>
        </w:rPr>
        <w:t xml:space="preserve"> the </w:t>
      </w:r>
      <w:r w:rsidR="00744950">
        <w:rPr>
          <w:rFonts w:ascii="Gentium Basic" w:hAnsi="Gentium Basic"/>
          <w:bCs/>
          <w:iCs/>
        </w:rPr>
        <w:t>hearts of the lean group, TG(40:00, 40:01, 42:00, 46:02, 50:05, 52:05)</w:t>
      </w:r>
      <w:r w:rsidR="000F38FC">
        <w:rPr>
          <w:rFonts w:ascii="Gentium Basic" w:hAnsi="Gentium Basic"/>
          <w:bCs/>
          <w:iCs/>
        </w:rPr>
        <w:t xml:space="preserve">.  </w:t>
      </w:r>
      <w:r w:rsidR="00A16362">
        <w:rPr>
          <w:rFonts w:ascii="Gentium Basic" w:hAnsi="Gentium Basic"/>
          <w:bCs/>
          <w:iCs/>
        </w:rPr>
        <w:t xml:space="preserve">This group of variables comprises isoforms associated with </w:t>
      </w:r>
      <w:r w:rsidR="00A16362">
        <w:rPr>
          <w:rFonts w:ascii="Gentium Basic" w:hAnsi="Gentium Basic"/>
          <w:bCs/>
          <w:i/>
        </w:rPr>
        <w:t xml:space="preserve">de novo </w:t>
      </w:r>
      <w:r w:rsidR="00A16362">
        <w:rPr>
          <w:rFonts w:ascii="Gentium Basic" w:hAnsi="Gentium Basic"/>
          <w:bCs/>
          <w:iCs/>
        </w:rPr>
        <w:t>lipogenesis, TG(40:00, 40:01, 42:00, 46:02)</w:t>
      </w:r>
      <w:r w:rsidR="004727F4">
        <w:rPr>
          <w:rFonts w:ascii="Gentium Basic" w:hAnsi="Gentium Basic"/>
          <w:bCs/>
          <w:iCs/>
        </w:rPr>
        <w:t xml:space="preserve">, and </w:t>
      </w:r>
      <w:r w:rsidR="00276D67">
        <w:rPr>
          <w:rFonts w:ascii="Gentium Basic" w:hAnsi="Gentium Basic"/>
          <w:bCs/>
          <w:iCs/>
        </w:rPr>
        <w:t>poly-unsaturated specie</w:t>
      </w:r>
      <w:r w:rsidR="00765712">
        <w:rPr>
          <w:rFonts w:ascii="Gentium Basic" w:hAnsi="Gentium Basic"/>
          <w:bCs/>
          <w:iCs/>
        </w:rPr>
        <w:t>s</w:t>
      </w:r>
      <w:r w:rsidR="00276D67">
        <w:rPr>
          <w:rFonts w:ascii="Gentium Basic" w:hAnsi="Gentium Basic"/>
          <w:bCs/>
          <w:iCs/>
        </w:rPr>
        <w:t xml:space="preserve"> more closely associated with dietary intake, TG(50:05, 52:05)</w:t>
      </w:r>
      <w:r w:rsidR="00765712">
        <w:rPr>
          <w:rFonts w:ascii="Gentium Basic" w:hAnsi="Gentium Basic"/>
          <w:bCs/>
          <w:iCs/>
        </w:rPr>
        <w:t xml:space="preserve">.  </w:t>
      </w:r>
      <w:r w:rsidR="00BB40A0">
        <w:rPr>
          <w:rFonts w:ascii="Gentium Basic" w:hAnsi="Gentium Basic"/>
          <w:bCs/>
          <w:iCs/>
        </w:rPr>
        <w:t>Thus,</w:t>
      </w:r>
      <w:r w:rsidR="00765712">
        <w:rPr>
          <w:rFonts w:ascii="Gentium Basic" w:hAnsi="Gentium Basic"/>
          <w:bCs/>
          <w:iCs/>
        </w:rPr>
        <w:t xml:space="preserve"> the distribution of TGs differs between the two </w:t>
      </w:r>
      <w:r w:rsidR="00680EF4">
        <w:rPr>
          <w:rFonts w:ascii="Gentium Basic" w:hAnsi="Gentium Basic"/>
          <w:bCs/>
          <w:iCs/>
        </w:rPr>
        <w:t xml:space="preserve">phenotypes, with a </w:t>
      </w:r>
      <w:r w:rsidR="00CD5DC7">
        <w:rPr>
          <w:rFonts w:ascii="Gentium Basic" w:hAnsi="Gentium Basic"/>
          <w:bCs/>
          <w:iCs/>
        </w:rPr>
        <w:t xml:space="preserve">possible </w:t>
      </w:r>
      <w:r w:rsidR="00680EF4">
        <w:rPr>
          <w:rFonts w:ascii="Gentium Basic" w:hAnsi="Gentium Basic"/>
          <w:bCs/>
          <w:iCs/>
        </w:rPr>
        <w:t>restriction on</w:t>
      </w:r>
      <w:r w:rsidR="00CD5DC7">
        <w:rPr>
          <w:rFonts w:ascii="Gentium Basic" w:hAnsi="Gentium Basic"/>
          <w:bCs/>
          <w:iCs/>
        </w:rPr>
        <w:t xml:space="preserve"> TGs being transported out of the liver in the obese </w:t>
      </w:r>
      <w:r w:rsidR="00FC016B">
        <w:rPr>
          <w:rFonts w:ascii="Gentium Basic" w:hAnsi="Gentium Basic"/>
          <w:bCs/>
          <w:iCs/>
        </w:rPr>
        <w:t xml:space="preserve">phenotype.  </w:t>
      </w:r>
    </w:p>
    <w:p w14:paraId="2F541931" w14:textId="77777777" w:rsidR="004727F4" w:rsidRDefault="004727F4" w:rsidP="00E549CB">
      <w:pPr>
        <w:spacing w:before="240" w:line="360" w:lineRule="auto"/>
        <w:contextualSpacing/>
        <w:rPr>
          <w:rFonts w:ascii="Gentium Basic" w:hAnsi="Gentium Basic"/>
          <w:bCs/>
          <w:iCs/>
        </w:rPr>
      </w:pPr>
    </w:p>
    <w:p w14:paraId="588468AE" w14:textId="28AA078E" w:rsidR="00416422" w:rsidRDefault="00501228" w:rsidP="00E549CB">
      <w:pPr>
        <w:spacing w:before="240" w:line="360" w:lineRule="auto"/>
        <w:contextualSpacing/>
        <w:rPr>
          <w:rFonts w:ascii="Gentium Basic" w:hAnsi="Gentium Basic"/>
          <w:bCs/>
          <w:iCs/>
        </w:rPr>
      </w:pPr>
      <w:r>
        <w:rPr>
          <w:rFonts w:ascii="Gentium Basic" w:hAnsi="Gentium Basic"/>
          <w:bCs/>
          <w:iCs/>
        </w:rPr>
        <w:lastRenderedPageBreak/>
        <w:t>T</w:t>
      </w:r>
      <w:r w:rsidR="00FC016B">
        <w:rPr>
          <w:rFonts w:ascii="Gentium Basic" w:hAnsi="Gentium Basic"/>
          <w:bCs/>
          <w:iCs/>
        </w:rPr>
        <w:t xml:space="preserve">his accounts for 6 variables whereas there are around 20 </w:t>
      </w:r>
      <w:r w:rsidR="00EF6C16">
        <w:rPr>
          <w:rFonts w:ascii="Gentium Basic" w:hAnsi="Gentium Basic"/>
          <w:bCs/>
          <w:iCs/>
        </w:rPr>
        <w:t xml:space="preserve">more </w:t>
      </w:r>
      <w:r w:rsidR="00EF6C16">
        <w:rPr>
          <w:rFonts w:ascii="Gentium Basic" w:hAnsi="Gentium Basic"/>
          <w:b/>
          <w:i/>
        </w:rPr>
        <w:t>U-</w:t>
      </w:r>
      <w:r w:rsidR="00EF6C16">
        <w:rPr>
          <w:rFonts w:ascii="Gentium Basic" w:hAnsi="Gentium Basic"/>
          <w:bCs/>
          <w:iCs/>
        </w:rPr>
        <w:t xml:space="preserve">type TGs in obese than lean livers.  A </w:t>
      </w:r>
      <w:r w:rsidR="008C3E59">
        <w:rPr>
          <w:rFonts w:ascii="Gentium Basic" w:hAnsi="Gentium Basic"/>
          <w:bCs/>
          <w:iCs/>
        </w:rPr>
        <w:t xml:space="preserve">further </w:t>
      </w:r>
      <w:r w:rsidR="00EF6C16">
        <w:rPr>
          <w:rFonts w:ascii="Gentium Basic" w:hAnsi="Gentium Basic"/>
          <w:bCs/>
          <w:iCs/>
        </w:rPr>
        <w:t xml:space="preserve">comparison of the isoform lists suggests that these are </w:t>
      </w:r>
      <w:r w:rsidR="00324332">
        <w:rPr>
          <w:rFonts w:ascii="Gentium Basic" w:hAnsi="Gentium Basic"/>
          <w:bCs/>
          <w:iCs/>
        </w:rPr>
        <w:t xml:space="preserve">mainly </w:t>
      </w:r>
      <w:r w:rsidR="00666733">
        <w:rPr>
          <w:rFonts w:ascii="Gentium Basic" w:hAnsi="Gentium Basic"/>
          <w:bCs/>
          <w:iCs/>
        </w:rPr>
        <w:t>odd-chain containing TGs</w:t>
      </w:r>
      <w:r w:rsidR="00816CA5">
        <w:rPr>
          <w:rFonts w:ascii="Gentium Basic" w:hAnsi="Gentium Basic"/>
          <w:bCs/>
          <w:iCs/>
        </w:rPr>
        <w:t xml:space="preserve"> with little overlap between the three tissues</w:t>
      </w:r>
      <w:r w:rsidR="0040125C">
        <w:rPr>
          <w:rFonts w:ascii="Gentium Basic" w:hAnsi="Gentium Basic"/>
          <w:bCs/>
          <w:iCs/>
        </w:rPr>
        <w:t xml:space="preserve"> (</w:t>
      </w:r>
      <w:r w:rsidR="00CA4B52">
        <w:rPr>
          <w:rFonts w:ascii="Gentium Basic" w:hAnsi="Gentium Basic"/>
          <w:bCs/>
          <w:i/>
        </w:rPr>
        <w:t>Table S2</w:t>
      </w:r>
      <w:r w:rsidR="0040125C">
        <w:rPr>
          <w:rFonts w:ascii="Gentium Basic" w:hAnsi="Gentium Basic"/>
          <w:bCs/>
          <w:iCs/>
        </w:rPr>
        <w:t>)</w:t>
      </w:r>
      <w:r w:rsidR="00666733">
        <w:rPr>
          <w:rFonts w:ascii="Gentium Basic" w:hAnsi="Gentium Basic"/>
          <w:bCs/>
          <w:iCs/>
        </w:rPr>
        <w:t xml:space="preserve">.  </w:t>
      </w:r>
      <w:r w:rsidR="000130A4">
        <w:rPr>
          <w:rFonts w:ascii="Gentium Basic" w:hAnsi="Gentium Basic"/>
          <w:bCs/>
          <w:iCs/>
        </w:rPr>
        <w:t xml:space="preserve">This suggests that several </w:t>
      </w:r>
      <w:r w:rsidR="00A81380">
        <w:rPr>
          <w:rFonts w:ascii="Gentium Basic" w:hAnsi="Gentium Basic"/>
          <w:bCs/>
          <w:iCs/>
        </w:rPr>
        <w:t xml:space="preserve">odd-chain </w:t>
      </w:r>
      <w:r w:rsidR="000130A4">
        <w:rPr>
          <w:rFonts w:ascii="Gentium Basic" w:hAnsi="Gentium Basic"/>
          <w:bCs/>
          <w:iCs/>
        </w:rPr>
        <w:t>TGs are produced locally.  The</w:t>
      </w:r>
      <w:r w:rsidR="00566068">
        <w:rPr>
          <w:rFonts w:ascii="Gentium Basic" w:hAnsi="Gentium Basic"/>
          <w:bCs/>
          <w:iCs/>
        </w:rPr>
        <w:t>re are also a</w:t>
      </w:r>
      <w:r w:rsidR="000130A4">
        <w:rPr>
          <w:rFonts w:ascii="Gentium Basic" w:hAnsi="Gentium Basic"/>
          <w:bCs/>
          <w:iCs/>
        </w:rPr>
        <w:t xml:space="preserve"> variety of odd-chain-containing </w:t>
      </w:r>
      <w:r w:rsidR="00F94D2B">
        <w:rPr>
          <w:rFonts w:ascii="Gentium Basic" w:hAnsi="Gentium Basic"/>
          <w:bCs/>
          <w:iCs/>
        </w:rPr>
        <w:t>PC</w:t>
      </w:r>
      <w:r w:rsidR="000130A4">
        <w:rPr>
          <w:rFonts w:ascii="Gentium Basic" w:hAnsi="Gentium Basic"/>
          <w:bCs/>
          <w:iCs/>
        </w:rPr>
        <w:t xml:space="preserve">s </w:t>
      </w:r>
      <w:r w:rsidR="00F94D2B">
        <w:rPr>
          <w:rFonts w:ascii="Gentium Basic" w:hAnsi="Gentium Basic"/>
          <w:bCs/>
          <w:iCs/>
        </w:rPr>
        <w:t>on the serum-brain axis</w:t>
      </w:r>
      <w:r w:rsidR="00566068">
        <w:rPr>
          <w:rFonts w:ascii="Gentium Basic" w:hAnsi="Gentium Basic"/>
          <w:bCs/>
          <w:iCs/>
        </w:rPr>
        <w:t xml:space="preserve"> that</w:t>
      </w:r>
      <w:r w:rsidR="000130A4">
        <w:rPr>
          <w:rFonts w:ascii="Gentium Basic" w:hAnsi="Gentium Basic"/>
          <w:bCs/>
          <w:iCs/>
        </w:rPr>
        <w:t xml:space="preserve"> appear in both phenotypes (</w:t>
      </w:r>
      <w:r w:rsidR="000130A4">
        <w:rPr>
          <w:rFonts w:ascii="Gentium Basic" w:hAnsi="Gentium Basic"/>
          <w:bCs/>
          <w:i/>
        </w:rPr>
        <w:t xml:space="preserve">Fig. </w:t>
      </w:r>
      <w:r w:rsidR="000130A4" w:rsidRPr="00A35CFB">
        <w:rPr>
          <w:rFonts w:ascii="Gentium Basic" w:hAnsi="Gentium Basic"/>
          <w:bCs/>
          <w:iCs/>
        </w:rPr>
        <w:t>5B</w:t>
      </w:r>
      <w:r w:rsidR="000130A4">
        <w:rPr>
          <w:rFonts w:ascii="Gentium Basic" w:hAnsi="Gentium Basic"/>
          <w:bCs/>
          <w:iCs/>
        </w:rPr>
        <w:t>)</w:t>
      </w:r>
      <w:r w:rsidR="00E17FA5">
        <w:rPr>
          <w:rFonts w:ascii="Gentium Basic" w:hAnsi="Gentium Basic"/>
          <w:bCs/>
          <w:iCs/>
        </w:rPr>
        <w:t xml:space="preserve">, suggesting that odd-chain fatty acid metabolism </w:t>
      </w:r>
      <w:r w:rsidR="00A9441E">
        <w:rPr>
          <w:rFonts w:ascii="Gentium Basic" w:hAnsi="Gentium Basic"/>
          <w:bCs/>
          <w:iCs/>
        </w:rPr>
        <w:t>is not a hallmark dif</w:t>
      </w:r>
      <w:r w:rsidR="00530FE1">
        <w:rPr>
          <w:rFonts w:ascii="Gentium Basic" w:hAnsi="Gentium Basic"/>
          <w:bCs/>
          <w:iCs/>
        </w:rPr>
        <w:t>ference of these two phenotypes</w:t>
      </w:r>
      <w:r w:rsidR="00A9441E">
        <w:rPr>
          <w:rFonts w:ascii="Gentium Basic" w:hAnsi="Gentium Basic"/>
          <w:bCs/>
          <w:iCs/>
        </w:rPr>
        <w:t xml:space="preserve">.  </w:t>
      </w:r>
    </w:p>
    <w:p w14:paraId="2DF9F1DA" w14:textId="77777777" w:rsidR="00E549CB" w:rsidRPr="00C927C1" w:rsidRDefault="00E549CB" w:rsidP="00E549CB">
      <w:pPr>
        <w:spacing w:before="240" w:line="360" w:lineRule="auto"/>
        <w:contextualSpacing/>
        <w:rPr>
          <w:rFonts w:ascii="Gentium Basic" w:hAnsi="Gentium Basic"/>
          <w:b/>
        </w:rPr>
      </w:pPr>
    </w:p>
    <w:p w14:paraId="6AB0C5E8" w14:textId="77777777" w:rsidR="008573F1" w:rsidRPr="00906CBC" w:rsidRDefault="004A10BE" w:rsidP="00A80950">
      <w:pPr>
        <w:pStyle w:val="Paragraph"/>
        <w:spacing w:before="0" w:line="360" w:lineRule="auto"/>
        <w:ind w:firstLine="0"/>
        <w:rPr>
          <w:rFonts w:ascii="Gentium Basic" w:hAnsi="Gentium Basic"/>
          <w:sz w:val="28"/>
          <w:szCs w:val="28"/>
          <w:lang w:val="en-GB"/>
        </w:rPr>
      </w:pPr>
      <w:r w:rsidRPr="00906CBC">
        <w:rPr>
          <w:rFonts w:ascii="Gentium Basic" w:hAnsi="Gentium Basic"/>
          <w:b/>
          <w:sz w:val="28"/>
          <w:szCs w:val="28"/>
          <w:lang w:val="en-GB"/>
        </w:rPr>
        <w:t>Discussion</w:t>
      </w:r>
      <w:r w:rsidRPr="00906CBC">
        <w:rPr>
          <w:rFonts w:ascii="Gentium Basic" w:hAnsi="Gentium Basic"/>
          <w:sz w:val="28"/>
          <w:szCs w:val="28"/>
          <w:lang w:val="en-GB"/>
        </w:rPr>
        <w:t xml:space="preserve"> </w:t>
      </w:r>
    </w:p>
    <w:p w14:paraId="1AA5484C" w14:textId="485BEC3E" w:rsidR="00C72E59" w:rsidRDefault="00CF07FC" w:rsidP="00DF7926">
      <w:pPr>
        <w:spacing w:line="360" w:lineRule="auto"/>
        <w:contextualSpacing/>
        <w:rPr>
          <w:rFonts w:ascii="Gentium Basic" w:eastAsia="MingLiU-ExtB" w:hAnsi="Gentium Basic"/>
        </w:rPr>
      </w:pPr>
      <w:r w:rsidRPr="00C927C1">
        <w:rPr>
          <w:rFonts w:ascii="Gentium Basic" w:eastAsia="MingLiU-ExtB" w:hAnsi="Gentium Basic"/>
        </w:rPr>
        <w:t xml:space="preserve">This study was motivated by the hypothesis </w:t>
      </w:r>
      <w:r w:rsidR="00E4632B">
        <w:rPr>
          <w:rFonts w:ascii="Gentium Basic" w:hAnsi="Gentium Basic"/>
        </w:rPr>
        <w:t>that diet-</w:t>
      </w:r>
      <w:r w:rsidR="003E4BBD">
        <w:rPr>
          <w:rFonts w:ascii="Gentium Basic" w:hAnsi="Gentium Basic"/>
        </w:rPr>
        <w:t xml:space="preserve">induced </w:t>
      </w:r>
      <w:r w:rsidR="00E4632B">
        <w:rPr>
          <w:rFonts w:ascii="Gentium Basic" w:hAnsi="Gentium Basic"/>
        </w:rPr>
        <w:t xml:space="preserve">GDM </w:t>
      </w:r>
      <w:r w:rsidR="00CA03A4">
        <w:rPr>
          <w:rFonts w:ascii="Gentium Basic" w:hAnsi="Gentium Basic"/>
        </w:rPr>
        <w:t>prece</w:t>
      </w:r>
      <w:r w:rsidR="00DB3957">
        <w:rPr>
          <w:rFonts w:ascii="Gentium Basic" w:hAnsi="Gentium Basic"/>
        </w:rPr>
        <w:t xml:space="preserve">des </w:t>
      </w:r>
      <w:r w:rsidR="00E4632B">
        <w:rPr>
          <w:rFonts w:ascii="Gentium Basic" w:hAnsi="Gentium Basic"/>
        </w:rPr>
        <w:t>establishe</w:t>
      </w:r>
      <w:r w:rsidR="00DB3957">
        <w:rPr>
          <w:rFonts w:ascii="Gentium Basic" w:hAnsi="Gentium Basic"/>
        </w:rPr>
        <w:t>d</w:t>
      </w:r>
      <w:r w:rsidR="00E4632B">
        <w:rPr>
          <w:rFonts w:ascii="Gentium Basic" w:hAnsi="Gentium Basic"/>
        </w:rPr>
        <w:t xml:space="preserve"> changes in lipid metabolism </w:t>
      </w:r>
      <w:r w:rsidR="00B85C9D">
        <w:rPr>
          <w:rFonts w:ascii="Gentium Basic" w:hAnsi="Gentium Basic"/>
        </w:rPr>
        <w:t>that continue after weaning</w:t>
      </w:r>
      <w:r w:rsidR="00C72E59">
        <w:rPr>
          <w:rFonts w:ascii="Gentium Basic" w:eastAsia="MingLiU-ExtB" w:hAnsi="Gentium Basic"/>
        </w:rPr>
        <w:t xml:space="preserve">.  </w:t>
      </w:r>
      <w:r w:rsidR="00727A67">
        <w:rPr>
          <w:rFonts w:ascii="Gentium Basic" w:eastAsia="MingLiU-ExtB" w:hAnsi="Gentium Basic"/>
        </w:rPr>
        <w:t>While glyc</w:t>
      </w:r>
      <w:r w:rsidR="007F536D">
        <w:rPr>
          <w:rFonts w:ascii="Gentium Basic" w:eastAsia="MingLiU-ExtB" w:hAnsi="Gentium Basic"/>
        </w:rPr>
        <w:t>a</w:t>
      </w:r>
      <w:r w:rsidR="00727A67">
        <w:rPr>
          <w:rFonts w:ascii="Gentium Basic" w:eastAsia="MingLiU-ExtB" w:hAnsi="Gentium Basic"/>
        </w:rPr>
        <w:t xml:space="preserve">emic control during a glucose challenge was maintained in the obese group, this was only achieved by increasing circulating insulin concentrations, a phenotype that precedes progression to T2DM.  </w:t>
      </w:r>
      <w:r w:rsidR="00D80674">
        <w:rPr>
          <w:rFonts w:ascii="Gentium Basic" w:eastAsia="MingLiU-ExtB" w:hAnsi="Gentium Basic"/>
        </w:rPr>
        <w:t xml:space="preserve">Analysis of FA intake </w:t>
      </w:r>
      <w:r w:rsidR="00163262">
        <w:rPr>
          <w:rFonts w:ascii="Gentium Basic" w:eastAsia="MingLiU-ExtB" w:hAnsi="Gentium Basic"/>
        </w:rPr>
        <w:t xml:space="preserve">and </w:t>
      </w:r>
      <w:r w:rsidR="003C6C3B">
        <w:rPr>
          <w:rFonts w:ascii="Gentium Basic" w:eastAsia="MingLiU-ExtB" w:hAnsi="Gentium Basic"/>
        </w:rPr>
        <w:t xml:space="preserve">the </w:t>
      </w:r>
      <w:r w:rsidR="00262A23">
        <w:rPr>
          <w:rFonts w:ascii="Gentium Basic" w:eastAsia="MingLiU-ExtB" w:hAnsi="Gentium Basic"/>
        </w:rPr>
        <w:t>FA composition of individual tissues</w:t>
      </w:r>
      <w:r w:rsidR="00163262">
        <w:rPr>
          <w:rFonts w:ascii="Gentium Basic" w:eastAsia="MingLiU-ExtB" w:hAnsi="Gentium Basic"/>
        </w:rPr>
        <w:t xml:space="preserve"> </w:t>
      </w:r>
      <w:r w:rsidR="00D80674">
        <w:rPr>
          <w:rFonts w:ascii="Gentium Basic" w:eastAsia="MingLiU-ExtB" w:hAnsi="Gentium Basic"/>
        </w:rPr>
        <w:t xml:space="preserve">showed that </w:t>
      </w:r>
      <w:r w:rsidR="00262A23">
        <w:rPr>
          <w:rFonts w:ascii="Gentium Basic" w:eastAsia="MingLiU-ExtB" w:hAnsi="Gentium Basic"/>
        </w:rPr>
        <w:t>both</w:t>
      </w:r>
      <w:r w:rsidR="00114467">
        <w:rPr>
          <w:rFonts w:ascii="Gentium Basic" w:eastAsia="MingLiU-ExtB" w:hAnsi="Gentium Basic"/>
        </w:rPr>
        <w:t xml:space="preserve"> intake </w:t>
      </w:r>
      <w:r w:rsidR="00262A23">
        <w:rPr>
          <w:rFonts w:ascii="Gentium Basic" w:eastAsia="MingLiU-ExtB" w:hAnsi="Gentium Basic"/>
        </w:rPr>
        <w:t xml:space="preserve">and </w:t>
      </w:r>
      <w:r w:rsidR="00114467">
        <w:rPr>
          <w:rFonts w:ascii="Gentium Basic" w:eastAsia="MingLiU-ExtB" w:hAnsi="Gentium Basic"/>
        </w:rPr>
        <w:t xml:space="preserve">control of FA </w:t>
      </w:r>
      <w:r w:rsidR="003C6C3B">
        <w:rPr>
          <w:rFonts w:ascii="Gentium Basic" w:eastAsia="MingLiU-ExtB" w:hAnsi="Gentium Basic"/>
        </w:rPr>
        <w:t>composition in tissues</w:t>
      </w:r>
      <w:r w:rsidR="00114467">
        <w:rPr>
          <w:rFonts w:ascii="Gentium Basic" w:eastAsia="MingLiU-ExtB" w:hAnsi="Gentium Basic"/>
        </w:rPr>
        <w:t xml:space="preserve"> </w:t>
      </w:r>
      <w:r w:rsidR="00FA2011">
        <w:rPr>
          <w:rFonts w:ascii="Gentium Basic" w:eastAsia="MingLiU-ExtB" w:hAnsi="Gentium Basic"/>
        </w:rPr>
        <w:t xml:space="preserve">differed </w:t>
      </w:r>
      <w:r w:rsidR="00114467">
        <w:rPr>
          <w:rFonts w:ascii="Gentium Basic" w:eastAsia="MingLiU-ExtB" w:hAnsi="Gentium Basic"/>
        </w:rPr>
        <w:t xml:space="preserve">considerably between </w:t>
      </w:r>
      <w:r w:rsidR="00FA2011">
        <w:rPr>
          <w:rFonts w:ascii="Gentium Basic" w:eastAsia="MingLiU-ExtB" w:hAnsi="Gentium Basic"/>
        </w:rPr>
        <w:t xml:space="preserve">phenotypes in a way not </w:t>
      </w:r>
      <w:r w:rsidR="00AE55C6">
        <w:rPr>
          <w:rFonts w:ascii="Gentium Basic" w:eastAsia="MingLiU-ExtB" w:hAnsi="Gentium Basic"/>
        </w:rPr>
        <w:t xml:space="preserve">driven by dietary intake.  Lipid Traffic Analysis </w:t>
      </w:r>
      <w:r w:rsidR="003B078B">
        <w:rPr>
          <w:rFonts w:ascii="Gentium Basic" w:eastAsia="MingLiU-ExtB" w:hAnsi="Gentium Basic"/>
        </w:rPr>
        <w:t xml:space="preserve">showed </w:t>
      </w:r>
      <w:r w:rsidR="00D50BFC">
        <w:rPr>
          <w:rFonts w:ascii="Gentium Basic" w:eastAsia="MingLiU-ExtB" w:hAnsi="Gentium Basic"/>
        </w:rPr>
        <w:t xml:space="preserve">that </w:t>
      </w:r>
      <w:r w:rsidR="003025F3">
        <w:rPr>
          <w:rFonts w:ascii="Gentium Basic" w:eastAsia="MingLiU-ExtB" w:hAnsi="Gentium Basic"/>
        </w:rPr>
        <w:t xml:space="preserve">the lean phenotype </w:t>
      </w:r>
      <w:r w:rsidR="00962C98">
        <w:rPr>
          <w:rFonts w:ascii="Gentium Basic" w:eastAsia="MingLiU-ExtB" w:hAnsi="Gentium Basic"/>
        </w:rPr>
        <w:t xml:space="preserve">had a wider variety of both TGs and PCs than the obese phenotype, but </w:t>
      </w:r>
      <w:r w:rsidR="00A73FF1">
        <w:rPr>
          <w:rFonts w:ascii="Gentium Basic" w:eastAsia="MingLiU-ExtB" w:hAnsi="Gentium Basic"/>
        </w:rPr>
        <w:t xml:space="preserve">also </w:t>
      </w:r>
      <w:r w:rsidR="00962C98">
        <w:rPr>
          <w:rFonts w:ascii="Gentium Basic" w:eastAsia="MingLiU-ExtB" w:hAnsi="Gentium Basic"/>
        </w:rPr>
        <w:t xml:space="preserve">that the two </w:t>
      </w:r>
      <w:r w:rsidR="00A73FF1">
        <w:rPr>
          <w:rFonts w:ascii="Gentium Basic" w:eastAsia="MingLiU-ExtB" w:hAnsi="Gentium Basic"/>
        </w:rPr>
        <w:t xml:space="preserve">phenotypes </w:t>
      </w:r>
      <w:r w:rsidR="00962C98">
        <w:rPr>
          <w:rFonts w:ascii="Gentium Basic" w:eastAsia="MingLiU-ExtB" w:hAnsi="Gentium Basic"/>
        </w:rPr>
        <w:t>had different profiles</w:t>
      </w:r>
      <w:r w:rsidR="00A73FF1">
        <w:rPr>
          <w:rFonts w:ascii="Gentium Basic" w:eastAsia="MingLiU-ExtB" w:hAnsi="Gentium Basic"/>
        </w:rPr>
        <w:t xml:space="preserve"> of TGs and PC to one another</w:t>
      </w:r>
      <w:r w:rsidR="00DC65EE">
        <w:rPr>
          <w:rFonts w:ascii="Gentium Basic" w:eastAsia="MingLiU-ExtB" w:hAnsi="Gentium Basic"/>
        </w:rPr>
        <w:t>.  There was also evidence of different traffic between the two</w:t>
      </w:r>
      <w:r w:rsidR="00FF3ECE">
        <w:rPr>
          <w:rFonts w:ascii="Gentium Basic" w:eastAsia="MingLiU-ExtB" w:hAnsi="Gentium Basic"/>
        </w:rPr>
        <w:t>,</w:t>
      </w:r>
      <w:r w:rsidR="00DC65EE">
        <w:rPr>
          <w:rFonts w:ascii="Gentium Basic" w:eastAsia="MingLiU-ExtB" w:hAnsi="Gentium Basic"/>
        </w:rPr>
        <w:t xml:space="preserve"> </w:t>
      </w:r>
      <w:r w:rsidR="00FF3ECE">
        <w:rPr>
          <w:rFonts w:ascii="Gentium Basic" w:eastAsia="MingLiU-ExtB" w:hAnsi="Gentium Basic"/>
        </w:rPr>
        <w:t xml:space="preserve">with </w:t>
      </w:r>
      <w:r w:rsidR="00D103EA">
        <w:rPr>
          <w:rFonts w:ascii="Gentium Basic" w:eastAsia="MingLiU-ExtB" w:hAnsi="Gentium Basic"/>
        </w:rPr>
        <w:t xml:space="preserve">some variables being retained in the liver in the obese phenotype but being found in the heart in the </w:t>
      </w:r>
      <w:r w:rsidR="005007A4">
        <w:rPr>
          <w:rFonts w:ascii="Gentium Basic" w:eastAsia="MingLiU-ExtB" w:hAnsi="Gentium Basic"/>
        </w:rPr>
        <w:t>lean phenotype</w:t>
      </w:r>
      <w:r w:rsidR="00C72E59">
        <w:rPr>
          <w:rFonts w:ascii="Gentium Basic" w:eastAsia="MingLiU-ExtB" w:hAnsi="Gentium Basic"/>
        </w:rPr>
        <w:t xml:space="preserve">.  </w:t>
      </w:r>
    </w:p>
    <w:p w14:paraId="51D35E7B" w14:textId="3A09DE8E" w:rsidR="00C72E59" w:rsidRDefault="00C72E59" w:rsidP="00DF7926">
      <w:pPr>
        <w:spacing w:line="360" w:lineRule="auto"/>
        <w:contextualSpacing/>
        <w:rPr>
          <w:rFonts w:ascii="Gentium Basic" w:eastAsia="MingLiU-ExtB" w:hAnsi="Gentium Basic"/>
        </w:rPr>
      </w:pPr>
    </w:p>
    <w:p w14:paraId="34DC6A7A" w14:textId="0798930A" w:rsidR="00CF07FC" w:rsidRDefault="00F02A4F" w:rsidP="00DF7926">
      <w:pPr>
        <w:spacing w:line="360" w:lineRule="auto"/>
        <w:contextualSpacing/>
        <w:rPr>
          <w:rFonts w:ascii="Gentium Basic" w:eastAsia="MingLiU-ExtB" w:hAnsi="Gentium Basic"/>
        </w:rPr>
      </w:pPr>
      <w:r>
        <w:rPr>
          <w:rFonts w:ascii="Gentium Basic" w:eastAsia="MingLiU-ExtB" w:hAnsi="Gentium Basic"/>
        </w:rPr>
        <w:t>Th</w:t>
      </w:r>
      <w:r w:rsidR="005007A4">
        <w:rPr>
          <w:rFonts w:ascii="Gentium Basic" w:eastAsia="MingLiU-ExtB" w:hAnsi="Gentium Basic"/>
        </w:rPr>
        <w:t>e</w:t>
      </w:r>
      <w:r>
        <w:rPr>
          <w:rFonts w:ascii="Gentium Basic" w:eastAsia="MingLiU-ExtB" w:hAnsi="Gentium Basic"/>
        </w:rPr>
        <w:t xml:space="preserve"> hypothesis was based on evidence of increased risk of CVD and T2DM after GDM</w:t>
      </w:r>
      <w:r w:rsidR="005007A4">
        <w:rPr>
          <w:rFonts w:ascii="Gentium Basic" w:eastAsia="MingLiU-ExtB" w:hAnsi="Gentium Basic"/>
        </w:rPr>
        <w:t xml:space="preserve"> </w:t>
      </w:r>
      <w:r w:rsidR="005007A4">
        <w:rPr>
          <w:rFonts w:ascii="Gentium Basic" w:hAnsi="Gentium Basic"/>
        </w:rPr>
        <w:fldChar w:fldCharType="begin">
          <w:fldData xml:space="preserve">PEVuZE5vdGU+PENpdGU+PEF1dGhvcj5EYW1tPC9BdXRob3I+PFllYXI+MjAwOTwvWWVhcj48UmVj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PEVuZE5vdGU+PENpdGU+PEF1dGhvcj5EYW1tPC9BdXRob3I+PFllYXI+MjAwOTwvWWVhcj48UmVj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5007A4">
        <w:rPr>
          <w:rFonts w:ascii="Gentium Basic" w:hAnsi="Gentium Basic"/>
        </w:rPr>
      </w:r>
      <w:r w:rsidR="005007A4">
        <w:rPr>
          <w:rFonts w:ascii="Gentium Basic" w:hAnsi="Gentium Basic"/>
        </w:rPr>
        <w:fldChar w:fldCharType="separate"/>
      </w:r>
      <w:r w:rsidR="00001608">
        <w:rPr>
          <w:rFonts w:ascii="Gentium Basic" w:hAnsi="Gentium Basic"/>
          <w:noProof/>
        </w:rPr>
        <w:t>[</w:t>
      </w:r>
      <w:hyperlink w:anchor="_ENREF_5" w:tooltip="Damm, 2009 #26637" w:history="1">
        <w:r w:rsidR="007F536D">
          <w:rPr>
            <w:rFonts w:ascii="Gentium Basic" w:hAnsi="Gentium Basic"/>
            <w:noProof/>
          </w:rPr>
          <w:t>5-8</w:t>
        </w:r>
      </w:hyperlink>
      <w:r w:rsidR="00001608">
        <w:rPr>
          <w:rFonts w:ascii="Gentium Basic" w:hAnsi="Gentium Basic"/>
          <w:noProof/>
        </w:rPr>
        <w:t xml:space="preserve">, </w:t>
      </w:r>
      <w:hyperlink w:anchor="_ENREF_10" w:tooltip="Kramer, 2019 #26864" w:history="1">
        <w:r w:rsidR="007F536D">
          <w:rPr>
            <w:rFonts w:ascii="Gentium Basic" w:hAnsi="Gentium Basic"/>
            <w:noProof/>
          </w:rPr>
          <w:t>10</w:t>
        </w:r>
      </w:hyperlink>
      <w:r w:rsidR="00001608">
        <w:rPr>
          <w:rFonts w:ascii="Gentium Basic" w:hAnsi="Gentium Basic"/>
          <w:noProof/>
        </w:rPr>
        <w:t>]</w:t>
      </w:r>
      <w:r w:rsidR="005007A4">
        <w:rPr>
          <w:rFonts w:ascii="Gentium Basic" w:hAnsi="Gentium Basic"/>
        </w:rPr>
        <w:fldChar w:fldCharType="end"/>
      </w:r>
      <w:r>
        <w:rPr>
          <w:rFonts w:ascii="Gentium Basic" w:eastAsia="MingLiU-ExtB" w:hAnsi="Gentium Basic"/>
        </w:rPr>
        <w:t>, and altered lipid metabolism in advance of GDM in humans</w:t>
      </w:r>
      <w:r w:rsidR="005007A4">
        <w:rPr>
          <w:rFonts w:ascii="Gentium Basic" w:hAnsi="Gentium Basic"/>
        </w:rPr>
        <w:t xml:space="preserve"> </w:t>
      </w:r>
      <w:r w:rsidR="005007A4">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PEVuZE5vdGU+PENpdGU+PEF1dGhvcj5GdXJzZTwvQXV0aG9yPjxZZWFyPjIwMTk8L1llYXI+PFJl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5007A4">
        <w:rPr>
          <w:rFonts w:ascii="Gentium Basic" w:hAnsi="Gentium Basic"/>
        </w:rPr>
      </w:r>
      <w:r w:rsidR="005007A4">
        <w:rPr>
          <w:rFonts w:ascii="Gentium Basic" w:hAnsi="Gentium Basic"/>
        </w:rPr>
        <w:fldChar w:fldCharType="separate"/>
      </w:r>
      <w:r w:rsidR="00001608">
        <w:rPr>
          <w:rFonts w:ascii="Gentium Basic" w:hAnsi="Gentium Basic"/>
          <w:noProof/>
        </w:rPr>
        <w:t>[</w:t>
      </w:r>
      <w:hyperlink w:anchor="_ENREF_11" w:tooltip="Furse, 2019 #26813" w:history="1">
        <w:r w:rsidR="007F536D">
          <w:rPr>
            <w:rFonts w:ascii="Gentium Basic" w:hAnsi="Gentium Basic"/>
            <w:noProof/>
          </w:rPr>
          <w:t>11-13</w:t>
        </w:r>
      </w:hyperlink>
      <w:r w:rsidR="00001608">
        <w:rPr>
          <w:rFonts w:ascii="Gentium Basic" w:hAnsi="Gentium Basic"/>
          <w:noProof/>
        </w:rPr>
        <w:t>]</w:t>
      </w:r>
      <w:r w:rsidR="005007A4">
        <w:rPr>
          <w:rFonts w:ascii="Gentium Basic" w:hAnsi="Gentium Basic"/>
        </w:rPr>
        <w:fldChar w:fldCharType="end"/>
      </w:r>
      <w:r>
        <w:rPr>
          <w:rFonts w:ascii="Gentium Basic" w:eastAsia="MingLiU-ExtB" w:hAnsi="Gentium Basic"/>
        </w:rPr>
        <w:t xml:space="preserve">.  </w:t>
      </w:r>
      <w:r w:rsidR="00380F88">
        <w:rPr>
          <w:rFonts w:ascii="Gentium Basic" w:eastAsia="MingLiU-ExtB" w:hAnsi="Gentium Basic"/>
        </w:rPr>
        <w:t xml:space="preserve">This is the first study to show altered </w:t>
      </w:r>
      <w:r w:rsidR="00530FE1">
        <w:rPr>
          <w:rFonts w:ascii="Gentium Basic" w:eastAsia="MingLiU-ExtB" w:hAnsi="Gentium Basic"/>
        </w:rPr>
        <w:t xml:space="preserve">system and local </w:t>
      </w:r>
      <w:r w:rsidR="00380F88">
        <w:rPr>
          <w:rFonts w:ascii="Gentium Basic" w:eastAsia="MingLiU-ExtB" w:hAnsi="Gentium Basic"/>
        </w:rPr>
        <w:t>lipid metabolism after development of GDM</w:t>
      </w:r>
      <w:r w:rsidR="00CA4317">
        <w:rPr>
          <w:rFonts w:ascii="Gentium Basic" w:eastAsia="MingLiU-ExtB" w:hAnsi="Gentium Basic"/>
        </w:rPr>
        <w:t xml:space="preserve"> and thus </w:t>
      </w:r>
      <w:r w:rsidR="007D2B4C">
        <w:rPr>
          <w:rFonts w:ascii="Gentium Basic" w:eastAsia="MingLiU-ExtB" w:hAnsi="Gentium Basic"/>
        </w:rPr>
        <w:t xml:space="preserve">with the </w:t>
      </w:r>
      <w:r w:rsidR="003B492B">
        <w:rPr>
          <w:rFonts w:ascii="Gentium Basic" w:eastAsia="MingLiU-ExtB" w:hAnsi="Gentium Basic"/>
        </w:rPr>
        <w:t>existing research</w:t>
      </w:r>
      <w:r w:rsidR="00530FE1">
        <w:rPr>
          <w:rFonts w:ascii="Gentium Basic" w:eastAsia="MingLiU-ExtB" w:hAnsi="Gentium Basic"/>
        </w:rPr>
        <w:t>,</w:t>
      </w:r>
      <w:r w:rsidR="003B492B">
        <w:rPr>
          <w:rFonts w:ascii="Gentium Basic" w:eastAsia="MingLiU-ExtB" w:hAnsi="Gentium Basic"/>
        </w:rPr>
        <w:t xml:space="preserve"> strongly suggests that lipid metabolism is altered both before and after </w:t>
      </w:r>
      <w:r w:rsidR="00933D6D">
        <w:rPr>
          <w:rFonts w:ascii="Gentium Basic" w:eastAsia="MingLiU-ExtB" w:hAnsi="Gentium Basic"/>
        </w:rPr>
        <w:t xml:space="preserve">obese </w:t>
      </w:r>
      <w:r w:rsidR="003B492B">
        <w:rPr>
          <w:rFonts w:ascii="Gentium Basic" w:eastAsia="MingLiU-ExtB" w:hAnsi="Gentium Basic"/>
        </w:rPr>
        <w:t>GDM</w:t>
      </w:r>
      <w:r w:rsidR="00F97BD9">
        <w:rPr>
          <w:rFonts w:ascii="Gentium Basic" w:eastAsia="MingLiU-ExtB" w:hAnsi="Gentium Basic"/>
        </w:rPr>
        <w:t>.</w:t>
      </w:r>
      <w:r w:rsidR="00933D6D">
        <w:rPr>
          <w:rFonts w:ascii="Gentium Basic" w:eastAsia="MingLiU-ExtB" w:hAnsi="Gentium Basic"/>
        </w:rPr>
        <w:t xml:space="preserve">  </w:t>
      </w:r>
      <w:r w:rsidR="00530FE1">
        <w:rPr>
          <w:rFonts w:ascii="Gentium Basic" w:eastAsia="MingLiU-ExtB" w:hAnsi="Gentium Basic"/>
        </w:rPr>
        <w:t>The same</w:t>
      </w:r>
      <w:r w:rsidR="00933D6D">
        <w:rPr>
          <w:rFonts w:ascii="Gentium Basic" w:eastAsia="MingLiU-ExtB" w:hAnsi="Gentium Basic"/>
        </w:rPr>
        <w:t xml:space="preserve"> lipid classes are involved in both mouse and human </w:t>
      </w:r>
      <w:r w:rsidR="009B077B">
        <w:rPr>
          <w:rFonts w:ascii="Gentium Basic" w:eastAsia="MingLiU-ExtB" w:hAnsi="Gentium Basic"/>
        </w:rPr>
        <w:t>systems, su</w:t>
      </w:r>
      <w:r w:rsidR="00CF79A4">
        <w:rPr>
          <w:rFonts w:ascii="Gentium Basic" w:eastAsia="MingLiU-ExtB" w:hAnsi="Gentium Basic"/>
        </w:rPr>
        <w:t>pporting the assertion</w:t>
      </w:r>
      <w:r w:rsidR="009B077B">
        <w:rPr>
          <w:rFonts w:ascii="Gentium Basic" w:eastAsia="MingLiU-ExtB" w:hAnsi="Gentium Basic"/>
        </w:rPr>
        <w:t xml:space="preserve"> that the effects observed </w:t>
      </w:r>
      <w:r w:rsidR="00CF79A4">
        <w:rPr>
          <w:rFonts w:ascii="Gentium Basic" w:eastAsia="MingLiU-ExtB" w:hAnsi="Gentium Basic"/>
        </w:rPr>
        <w:t xml:space="preserve">are linked to the condition.  </w:t>
      </w:r>
      <w:r w:rsidR="00BC5750">
        <w:rPr>
          <w:rFonts w:ascii="Gentium Basic" w:eastAsia="MingLiU-ExtB" w:hAnsi="Gentium Basic"/>
        </w:rPr>
        <w:t xml:space="preserve">As the </w:t>
      </w:r>
      <w:r w:rsidR="003011AD">
        <w:rPr>
          <w:rFonts w:ascii="Gentium Basic" w:eastAsia="MingLiU-ExtB" w:hAnsi="Gentium Basic"/>
        </w:rPr>
        <w:t xml:space="preserve">effects on lipid metabolism happen both before and after hyperglycaemia becomes established, this </w:t>
      </w:r>
      <w:r w:rsidR="00AC1CFA">
        <w:rPr>
          <w:rFonts w:ascii="Gentium Basic" w:eastAsia="MingLiU-ExtB" w:hAnsi="Gentium Basic"/>
        </w:rPr>
        <w:t>leads one to the hypothesis that</w:t>
      </w:r>
      <w:r w:rsidR="003011AD">
        <w:rPr>
          <w:rFonts w:ascii="Gentium Basic" w:eastAsia="MingLiU-ExtB" w:hAnsi="Gentium Basic"/>
        </w:rPr>
        <w:t xml:space="preserve"> GDM is </w:t>
      </w:r>
      <w:r w:rsidR="001126AC">
        <w:rPr>
          <w:rFonts w:ascii="Gentium Basic" w:eastAsia="MingLiU-ExtB" w:hAnsi="Gentium Basic"/>
        </w:rPr>
        <w:t xml:space="preserve">as much </w:t>
      </w:r>
      <w:r w:rsidR="003011AD">
        <w:rPr>
          <w:rFonts w:ascii="Gentium Basic" w:eastAsia="MingLiU-ExtB" w:hAnsi="Gentium Basic"/>
        </w:rPr>
        <w:t xml:space="preserve">a dysregulation of lipid metabolism </w:t>
      </w:r>
      <w:r w:rsidR="001126AC">
        <w:rPr>
          <w:rFonts w:ascii="Gentium Basic" w:eastAsia="MingLiU-ExtB" w:hAnsi="Gentium Basic"/>
        </w:rPr>
        <w:t xml:space="preserve">as one of </w:t>
      </w:r>
      <w:r w:rsidR="0015787A">
        <w:rPr>
          <w:rFonts w:ascii="Gentium Basic" w:eastAsia="MingLiU-ExtB" w:hAnsi="Gentium Basic"/>
        </w:rPr>
        <w:t xml:space="preserve">dysregulated </w:t>
      </w:r>
      <w:r w:rsidR="001126AC">
        <w:rPr>
          <w:rFonts w:ascii="Gentium Basic" w:eastAsia="MingLiU-ExtB" w:hAnsi="Gentium Basic"/>
        </w:rPr>
        <w:t>glycaemia</w:t>
      </w:r>
      <w:r w:rsidR="009E7305">
        <w:rPr>
          <w:rFonts w:ascii="Gentium Basic" w:eastAsia="MingLiU-ExtB" w:hAnsi="Gentium Basic"/>
        </w:rPr>
        <w:t xml:space="preserve">.  </w:t>
      </w:r>
      <w:r w:rsidR="009B5D3C">
        <w:rPr>
          <w:rFonts w:ascii="Gentium Basic" w:eastAsia="MingLiU-ExtB" w:hAnsi="Gentium Basic"/>
        </w:rPr>
        <w:t>The</w:t>
      </w:r>
      <w:r w:rsidR="00C72E59">
        <w:rPr>
          <w:rFonts w:ascii="Gentium Basic" w:eastAsia="MingLiU-ExtB" w:hAnsi="Gentium Basic"/>
        </w:rPr>
        <w:t xml:space="preserve"> </w:t>
      </w:r>
      <w:r w:rsidR="009B5D3C">
        <w:rPr>
          <w:rFonts w:ascii="Gentium Basic" w:eastAsia="MingLiU-ExtB" w:hAnsi="Gentium Basic"/>
        </w:rPr>
        <w:t xml:space="preserve">evidence collected </w:t>
      </w:r>
      <w:r w:rsidR="00530FE1">
        <w:rPr>
          <w:rFonts w:ascii="Gentium Basic" w:eastAsia="MingLiU-ExtB" w:hAnsi="Gentium Basic"/>
        </w:rPr>
        <w:t xml:space="preserve">in the present study </w:t>
      </w:r>
      <w:r w:rsidR="00C72E59">
        <w:rPr>
          <w:rFonts w:ascii="Gentium Basic" w:eastAsia="MingLiU-ExtB" w:hAnsi="Gentium Basic"/>
        </w:rPr>
        <w:t>suggests that there are several effects on lipid metabolism</w:t>
      </w:r>
      <w:r w:rsidR="007E50C4">
        <w:rPr>
          <w:rFonts w:ascii="Gentium Basic" w:eastAsia="MingLiU-ExtB" w:hAnsi="Gentium Basic"/>
        </w:rPr>
        <w:t>,</w:t>
      </w:r>
      <w:r w:rsidR="00C72E59">
        <w:rPr>
          <w:rFonts w:ascii="Gentium Basic" w:eastAsia="MingLiU-ExtB" w:hAnsi="Gentium Basic"/>
        </w:rPr>
        <w:t xml:space="preserve"> </w:t>
      </w:r>
      <w:r w:rsidR="007E50C4">
        <w:rPr>
          <w:rFonts w:ascii="Gentium Basic" w:eastAsia="MingLiU-ExtB" w:hAnsi="Gentium Basic"/>
        </w:rPr>
        <w:t xml:space="preserve">some of </w:t>
      </w:r>
      <w:r w:rsidR="00854A3C">
        <w:rPr>
          <w:rFonts w:ascii="Gentium Basic" w:eastAsia="MingLiU-ExtB" w:hAnsi="Gentium Basic"/>
        </w:rPr>
        <w:t>which</w:t>
      </w:r>
      <w:r w:rsidR="007E50C4">
        <w:rPr>
          <w:rFonts w:ascii="Gentium Basic" w:eastAsia="MingLiU-ExtB" w:hAnsi="Gentium Basic"/>
        </w:rPr>
        <w:t xml:space="preserve"> may be general</w:t>
      </w:r>
      <w:r w:rsidR="00DE0A66">
        <w:rPr>
          <w:rFonts w:ascii="Gentium Basic" w:eastAsia="MingLiU-ExtB" w:hAnsi="Gentium Basic"/>
        </w:rPr>
        <w:t>.</w:t>
      </w:r>
      <w:r w:rsidR="00854A3C">
        <w:rPr>
          <w:rFonts w:ascii="Gentium Basic" w:eastAsia="MingLiU-ExtB" w:hAnsi="Gentium Basic"/>
        </w:rPr>
        <w:t xml:space="preserve">  </w:t>
      </w:r>
    </w:p>
    <w:p w14:paraId="117D4D40" w14:textId="0F095629" w:rsidR="0015787A" w:rsidRDefault="0015787A" w:rsidP="00DF7926">
      <w:pPr>
        <w:spacing w:line="360" w:lineRule="auto"/>
        <w:contextualSpacing/>
        <w:rPr>
          <w:rFonts w:ascii="Gentium Basic" w:eastAsia="MingLiU-ExtB" w:hAnsi="Gentium Basic"/>
        </w:rPr>
      </w:pPr>
    </w:p>
    <w:p w14:paraId="52DEDBE6" w14:textId="5043124B" w:rsidR="004826E0" w:rsidRDefault="0015787A" w:rsidP="00DF7926">
      <w:pPr>
        <w:spacing w:line="360" w:lineRule="auto"/>
        <w:contextualSpacing/>
        <w:rPr>
          <w:rFonts w:ascii="Gentium Basic" w:eastAsia="MingLiU-ExtB" w:hAnsi="Gentium Basic"/>
        </w:rPr>
      </w:pPr>
      <w:r>
        <w:rPr>
          <w:rFonts w:ascii="Gentium Basic" w:eastAsia="MingLiU-ExtB" w:hAnsi="Gentium Basic"/>
        </w:rPr>
        <w:t>The evidence that both TGs and PCs show different isoform profiles and</w:t>
      </w:r>
      <w:r w:rsidR="009906D7">
        <w:rPr>
          <w:rFonts w:ascii="Gentium Basic" w:eastAsia="MingLiU-ExtB" w:hAnsi="Gentium Basic"/>
        </w:rPr>
        <w:t xml:space="preserve"> </w:t>
      </w:r>
      <w:r>
        <w:rPr>
          <w:rFonts w:ascii="Gentium Basic" w:eastAsia="MingLiU-ExtB" w:hAnsi="Gentium Basic"/>
        </w:rPr>
        <w:t>different</w:t>
      </w:r>
      <w:r w:rsidR="009906D7">
        <w:rPr>
          <w:rFonts w:ascii="Gentium Basic" w:eastAsia="MingLiU-ExtB" w:hAnsi="Gentium Basic"/>
        </w:rPr>
        <w:t xml:space="preserve"> </w:t>
      </w:r>
      <w:r>
        <w:rPr>
          <w:rFonts w:ascii="Gentium Basic" w:eastAsia="MingLiU-ExtB" w:hAnsi="Gentium Basic"/>
        </w:rPr>
        <w:t>breadths</w:t>
      </w:r>
      <w:r w:rsidR="009906D7">
        <w:rPr>
          <w:rFonts w:ascii="Gentium Basic" w:eastAsia="MingLiU-ExtB" w:hAnsi="Gentium Basic"/>
        </w:rPr>
        <w:t xml:space="preserve"> </w:t>
      </w:r>
      <w:r>
        <w:rPr>
          <w:rFonts w:ascii="Gentium Basic" w:eastAsia="MingLiU-ExtB" w:hAnsi="Gentium Basic"/>
        </w:rPr>
        <w:t>(more variables present in the</w:t>
      </w:r>
      <w:r w:rsidR="009906D7">
        <w:rPr>
          <w:rFonts w:ascii="Gentium Basic" w:eastAsia="MingLiU-ExtB" w:hAnsi="Gentium Basic"/>
        </w:rPr>
        <w:t xml:space="preserve"> lean system</w:t>
      </w:r>
      <w:r w:rsidR="00014644">
        <w:rPr>
          <w:rFonts w:ascii="Gentium Basic" w:eastAsia="MingLiU-ExtB" w:hAnsi="Gentium Basic"/>
        </w:rPr>
        <w:t>)</w:t>
      </w:r>
      <w:r w:rsidR="009906D7">
        <w:rPr>
          <w:rFonts w:ascii="Gentium Basic" w:eastAsia="MingLiU-ExtB" w:hAnsi="Gentium Basic"/>
        </w:rPr>
        <w:t xml:space="preserve"> </w:t>
      </w:r>
      <w:r w:rsidR="00530FE1">
        <w:rPr>
          <w:rFonts w:ascii="Gentium Basic" w:eastAsia="MingLiU-ExtB" w:hAnsi="Gentium Basic"/>
        </w:rPr>
        <w:t xml:space="preserve">between the two groups </w:t>
      </w:r>
      <w:r w:rsidR="009906D7">
        <w:rPr>
          <w:rFonts w:ascii="Gentium Basic" w:eastAsia="MingLiU-ExtB" w:hAnsi="Gentium Basic"/>
        </w:rPr>
        <w:t>is a</w:t>
      </w:r>
      <w:r w:rsidR="000F5ED9">
        <w:rPr>
          <w:rFonts w:ascii="Gentium Basic" w:eastAsia="MingLiU-ExtB" w:hAnsi="Gentium Basic"/>
        </w:rPr>
        <w:t xml:space="preserve">n important </w:t>
      </w:r>
      <w:r w:rsidR="00F51577">
        <w:rPr>
          <w:rFonts w:ascii="Gentium Basic" w:eastAsia="MingLiU-ExtB" w:hAnsi="Gentium Basic"/>
        </w:rPr>
        <w:t>characteristic of the</w:t>
      </w:r>
      <w:r w:rsidR="00530FE1">
        <w:rPr>
          <w:rFonts w:ascii="Gentium Basic" w:eastAsia="MingLiU-ExtB" w:hAnsi="Gentium Basic"/>
        </w:rPr>
        <w:t>se</w:t>
      </w:r>
      <w:r w:rsidR="00F51577">
        <w:rPr>
          <w:rFonts w:ascii="Gentium Basic" w:eastAsia="MingLiU-ExtB" w:hAnsi="Gentium Basic"/>
        </w:rPr>
        <w:t xml:space="preserve"> system</w:t>
      </w:r>
      <w:r w:rsidR="00E7258B">
        <w:rPr>
          <w:rFonts w:ascii="Gentium Basic" w:eastAsia="MingLiU-ExtB" w:hAnsi="Gentium Basic"/>
        </w:rPr>
        <w:t>s</w:t>
      </w:r>
      <w:r w:rsidR="00D354D9">
        <w:rPr>
          <w:rFonts w:ascii="Gentium Basic" w:eastAsia="MingLiU-ExtB" w:hAnsi="Gentium Basic"/>
        </w:rPr>
        <w:t xml:space="preserve">.  </w:t>
      </w:r>
      <w:r w:rsidR="000671B0">
        <w:rPr>
          <w:rFonts w:ascii="Gentium Basic" w:eastAsia="MingLiU-ExtB" w:hAnsi="Gentium Basic"/>
        </w:rPr>
        <w:t>There are several possible explanations for th</w:t>
      </w:r>
      <w:r w:rsidR="00E7258B">
        <w:rPr>
          <w:rFonts w:ascii="Gentium Basic" w:eastAsia="MingLiU-ExtB" w:hAnsi="Gentium Basic"/>
        </w:rPr>
        <w:t>e existence of such lipid profiles</w:t>
      </w:r>
      <w:r w:rsidR="000671B0">
        <w:rPr>
          <w:rFonts w:ascii="Gentium Basic" w:eastAsia="MingLiU-ExtB" w:hAnsi="Gentium Basic"/>
        </w:rPr>
        <w:t xml:space="preserve">.  </w:t>
      </w:r>
      <w:r w:rsidR="00257669">
        <w:rPr>
          <w:rFonts w:ascii="Gentium Basic" w:eastAsia="MingLiU-ExtB" w:hAnsi="Gentium Basic"/>
        </w:rPr>
        <w:t xml:space="preserve">The </w:t>
      </w:r>
      <w:r w:rsidR="00A10CEE">
        <w:rPr>
          <w:rFonts w:ascii="Gentium Basic" w:eastAsia="MingLiU-ExtB" w:hAnsi="Gentium Basic"/>
        </w:rPr>
        <w:t>supply</w:t>
      </w:r>
      <w:r w:rsidR="00257669">
        <w:rPr>
          <w:rFonts w:ascii="Gentium Basic" w:eastAsia="MingLiU-ExtB" w:hAnsi="Gentium Basic"/>
        </w:rPr>
        <w:t xml:space="preserve"> of FA</w:t>
      </w:r>
      <w:r w:rsidR="00A10CEE">
        <w:rPr>
          <w:rFonts w:ascii="Gentium Basic" w:eastAsia="MingLiU-ExtB" w:hAnsi="Gentium Basic"/>
        </w:rPr>
        <w:t>s</w:t>
      </w:r>
      <w:r w:rsidR="00257669">
        <w:rPr>
          <w:rFonts w:ascii="Gentium Basic" w:eastAsia="MingLiU-ExtB" w:hAnsi="Gentium Basic"/>
        </w:rPr>
        <w:t xml:space="preserve"> is </w:t>
      </w:r>
      <w:r w:rsidR="002262FA">
        <w:rPr>
          <w:rFonts w:ascii="Gentium Basic" w:eastAsia="MingLiU-ExtB" w:hAnsi="Gentium Basic"/>
        </w:rPr>
        <w:t xml:space="preserve">an obvious </w:t>
      </w:r>
      <w:r w:rsidR="00A10CEE">
        <w:rPr>
          <w:rFonts w:ascii="Gentium Basic" w:eastAsia="MingLiU-ExtB" w:hAnsi="Gentium Basic"/>
        </w:rPr>
        <w:t xml:space="preserve">possible driver of FA abundance </w:t>
      </w:r>
      <w:r w:rsidR="004D5EED">
        <w:rPr>
          <w:rFonts w:ascii="Gentium Basic" w:eastAsia="MingLiU-ExtB" w:hAnsi="Gentium Basic"/>
          <w:i/>
          <w:iCs/>
        </w:rPr>
        <w:t>in vivo</w:t>
      </w:r>
      <w:r w:rsidR="007E6017">
        <w:rPr>
          <w:rFonts w:ascii="Gentium Basic" w:eastAsia="MingLiU-ExtB" w:hAnsi="Gentium Basic"/>
        </w:rPr>
        <w:t>.  H</w:t>
      </w:r>
      <w:r w:rsidR="00A10CEE">
        <w:rPr>
          <w:rFonts w:ascii="Gentium Basic" w:eastAsia="MingLiU-ExtB" w:hAnsi="Gentium Basic"/>
        </w:rPr>
        <w:t>owever</w:t>
      </w:r>
      <w:r w:rsidR="004D5EED">
        <w:rPr>
          <w:rFonts w:ascii="Gentium Basic" w:eastAsia="MingLiU-ExtB" w:hAnsi="Gentium Basic"/>
        </w:rPr>
        <w:t>,</w:t>
      </w:r>
      <w:r w:rsidR="00A10CEE">
        <w:rPr>
          <w:rFonts w:ascii="Gentium Basic" w:eastAsia="MingLiU-ExtB" w:hAnsi="Gentium Basic"/>
        </w:rPr>
        <w:t xml:space="preserve"> </w:t>
      </w:r>
      <w:r w:rsidR="007E6017">
        <w:rPr>
          <w:rFonts w:ascii="Gentium Basic" w:eastAsia="MingLiU-ExtB" w:hAnsi="Gentium Basic"/>
        </w:rPr>
        <w:t>although the abundance of FAs</w:t>
      </w:r>
      <w:r w:rsidR="00D67F77">
        <w:rPr>
          <w:rFonts w:ascii="Gentium Basic" w:eastAsia="MingLiU-ExtB" w:hAnsi="Gentium Basic"/>
        </w:rPr>
        <w:t xml:space="preserve"> </w:t>
      </w:r>
      <w:r w:rsidR="007E6017">
        <w:rPr>
          <w:rFonts w:ascii="Gentium Basic" w:eastAsia="MingLiU-ExtB" w:hAnsi="Gentium Basic"/>
        </w:rPr>
        <w:t xml:space="preserve">in the dietary intake of the two groups was distinct, the accumulation </w:t>
      </w:r>
      <w:r w:rsidR="004D5EED">
        <w:rPr>
          <w:rFonts w:ascii="Gentium Basic" w:eastAsia="MingLiU-ExtB" w:hAnsi="Gentium Basic"/>
        </w:rPr>
        <w:t xml:space="preserve">and distribution </w:t>
      </w:r>
      <w:r w:rsidR="007E6017">
        <w:rPr>
          <w:rFonts w:ascii="Gentium Basic" w:eastAsia="MingLiU-ExtB" w:hAnsi="Gentium Basic"/>
        </w:rPr>
        <w:t>of FAs in either was different</w:t>
      </w:r>
      <w:r w:rsidR="00D67F77">
        <w:rPr>
          <w:rFonts w:ascii="Gentium Basic" w:eastAsia="MingLiU-ExtB" w:hAnsi="Gentium Basic"/>
        </w:rPr>
        <w:t xml:space="preserve"> (</w:t>
      </w:r>
      <w:r w:rsidR="00D67F77">
        <w:rPr>
          <w:rFonts w:ascii="Gentium Basic" w:eastAsia="MingLiU-ExtB" w:hAnsi="Gentium Basic"/>
          <w:i/>
          <w:iCs/>
        </w:rPr>
        <w:t>Fig</w:t>
      </w:r>
      <w:r w:rsidR="00D02E87">
        <w:rPr>
          <w:rFonts w:ascii="Gentium Basic" w:eastAsia="MingLiU-ExtB" w:hAnsi="Gentium Basic"/>
          <w:i/>
          <w:iCs/>
        </w:rPr>
        <w:t>s</w:t>
      </w:r>
      <w:r w:rsidR="00D67F77">
        <w:rPr>
          <w:rFonts w:ascii="Gentium Basic" w:eastAsia="MingLiU-ExtB" w:hAnsi="Gentium Basic"/>
          <w:i/>
          <w:iCs/>
        </w:rPr>
        <w:t xml:space="preserve"> 4</w:t>
      </w:r>
      <w:r w:rsidR="004D5EED">
        <w:rPr>
          <w:rFonts w:ascii="Gentium Basic" w:eastAsia="MingLiU-ExtB" w:hAnsi="Gentium Basic"/>
          <w:i/>
          <w:iCs/>
        </w:rPr>
        <w:t>, 5</w:t>
      </w:r>
      <w:r w:rsidR="00D67F77">
        <w:rPr>
          <w:rFonts w:ascii="Gentium Basic" w:eastAsia="MingLiU-ExtB" w:hAnsi="Gentium Basic"/>
        </w:rPr>
        <w:t>).</w:t>
      </w:r>
      <w:r w:rsidR="00911FA7">
        <w:rPr>
          <w:rFonts w:ascii="Gentium Basic" w:eastAsia="MingLiU-ExtB" w:hAnsi="Gentium Basic"/>
        </w:rPr>
        <w:t xml:space="preserve">  The </w:t>
      </w:r>
      <w:r w:rsidR="00203E32">
        <w:rPr>
          <w:rFonts w:ascii="Gentium Basic" w:eastAsia="MingLiU-ExtB" w:hAnsi="Gentium Basic"/>
        </w:rPr>
        <w:t xml:space="preserve">intake </w:t>
      </w:r>
      <w:r w:rsidR="00911FA7">
        <w:rPr>
          <w:rFonts w:ascii="Gentium Basic" w:eastAsia="MingLiU-ExtB" w:hAnsi="Gentium Basic"/>
        </w:rPr>
        <w:t xml:space="preserve">of carbohydrate </w:t>
      </w:r>
      <w:r w:rsidR="00203E32">
        <w:rPr>
          <w:rFonts w:ascii="Gentium Basic" w:eastAsia="MingLiU-ExtB" w:hAnsi="Gentium Basic"/>
        </w:rPr>
        <w:t>was higher in the lean group</w:t>
      </w:r>
      <w:r w:rsidR="000816B2">
        <w:rPr>
          <w:rFonts w:ascii="Gentium Basic" w:eastAsia="MingLiU-ExtB" w:hAnsi="Gentium Basic"/>
        </w:rPr>
        <w:t xml:space="preserve">, suggesting that endogenous production of FAs </w:t>
      </w:r>
      <w:r w:rsidR="008D1086">
        <w:rPr>
          <w:rFonts w:ascii="Gentium Basic" w:eastAsia="MingLiU-ExtB" w:hAnsi="Gentium Basic"/>
        </w:rPr>
        <w:t>(</w:t>
      </w:r>
      <w:r w:rsidR="008D1086">
        <w:rPr>
          <w:rFonts w:ascii="Gentium Basic" w:eastAsia="MingLiU-ExtB" w:hAnsi="Gentium Basic"/>
          <w:i/>
          <w:iCs/>
        </w:rPr>
        <w:t xml:space="preserve">de novo </w:t>
      </w:r>
      <w:r w:rsidR="008D1086">
        <w:rPr>
          <w:rFonts w:ascii="Gentium Basic" w:eastAsia="MingLiU-ExtB" w:hAnsi="Gentium Basic"/>
        </w:rPr>
        <w:t xml:space="preserve">lipogenesis) </w:t>
      </w:r>
      <w:r w:rsidR="000816B2">
        <w:rPr>
          <w:rFonts w:ascii="Gentium Basic" w:eastAsia="MingLiU-ExtB" w:hAnsi="Gentium Basic"/>
        </w:rPr>
        <w:t>may contribute to the</w:t>
      </w:r>
      <w:r w:rsidR="005C4CEB">
        <w:rPr>
          <w:rFonts w:ascii="Gentium Basic" w:eastAsia="MingLiU-ExtB" w:hAnsi="Gentium Basic"/>
        </w:rPr>
        <w:t xml:space="preserve"> range of lipid isoforms</w:t>
      </w:r>
      <w:r w:rsidR="00D67F77">
        <w:rPr>
          <w:rFonts w:ascii="Gentium Basic" w:eastAsia="MingLiU-ExtB" w:hAnsi="Gentium Basic"/>
        </w:rPr>
        <w:t xml:space="preserve"> </w:t>
      </w:r>
      <w:r w:rsidR="005C4CEB">
        <w:rPr>
          <w:rFonts w:ascii="Gentium Basic" w:eastAsia="MingLiU-ExtB" w:hAnsi="Gentium Basic"/>
        </w:rPr>
        <w:t xml:space="preserve">observed.  </w:t>
      </w:r>
      <w:r w:rsidR="00AB699A">
        <w:rPr>
          <w:rFonts w:ascii="Gentium Basic" w:eastAsia="MingLiU-ExtB" w:hAnsi="Gentium Basic"/>
        </w:rPr>
        <w:t xml:space="preserve">However, </w:t>
      </w:r>
      <w:r w:rsidR="00C43F1B">
        <w:rPr>
          <w:rFonts w:ascii="Gentium Basic" w:eastAsia="MingLiU-ExtB" w:hAnsi="Gentium Basic"/>
        </w:rPr>
        <w:t xml:space="preserve">the abundance of </w:t>
      </w:r>
      <w:r w:rsidR="00530FE1">
        <w:rPr>
          <w:rFonts w:ascii="Gentium Basic" w:eastAsia="MingLiU-ExtB" w:hAnsi="Gentium Basic"/>
        </w:rPr>
        <w:t xml:space="preserve">two </w:t>
      </w:r>
      <w:r w:rsidR="00C43F1B">
        <w:rPr>
          <w:rFonts w:ascii="Gentium Basic" w:eastAsia="MingLiU-ExtB" w:hAnsi="Gentium Basic"/>
        </w:rPr>
        <w:t xml:space="preserve">known markers of DNL </w:t>
      </w:r>
      <w:r w:rsidR="004F50FC">
        <w:rPr>
          <w:rFonts w:ascii="Gentium Basic" w:eastAsia="MingLiU-ExtB" w:hAnsi="Gentium Basic"/>
        </w:rPr>
        <w:t xml:space="preserve">were higher in </w:t>
      </w:r>
      <w:r w:rsidR="007815C8">
        <w:rPr>
          <w:rFonts w:ascii="Gentium Basic" w:eastAsia="MingLiU-ExtB" w:hAnsi="Gentium Basic"/>
        </w:rPr>
        <w:t xml:space="preserve">obese </w:t>
      </w:r>
      <w:r w:rsidR="00AB699A">
        <w:rPr>
          <w:rFonts w:ascii="Gentium Basic" w:eastAsia="MingLiU-ExtB" w:hAnsi="Gentium Basic"/>
        </w:rPr>
        <w:t xml:space="preserve">humans </w:t>
      </w:r>
      <w:r w:rsidR="00CB7813">
        <w:rPr>
          <w:rFonts w:ascii="Gentium Basic" w:eastAsia="MingLiU-ExtB" w:hAnsi="Gentium Basic"/>
        </w:rPr>
        <w:t>wh</w:t>
      </w:r>
      <w:r w:rsidR="00AB699A">
        <w:rPr>
          <w:rFonts w:ascii="Gentium Basic" w:eastAsia="MingLiU-ExtB" w:hAnsi="Gentium Basic"/>
        </w:rPr>
        <w:t>o later developed GDM</w:t>
      </w:r>
      <w:r w:rsidR="00277336">
        <w:rPr>
          <w:rFonts w:ascii="Gentium Basic" w:eastAsia="MingLiU-ExtB" w:hAnsi="Gentium Basic"/>
        </w:rPr>
        <w:t xml:space="preserve"> </w:t>
      </w:r>
      <w:r w:rsidR="00277336">
        <w:rPr>
          <w:rFonts w:ascii="Gentium Basic" w:eastAsia="MingLiU-ExtB" w:hAnsi="Gentium Basic"/>
        </w:rPr>
        <w:fldChar w:fldCharType="begin">
          <w:fldData xml:space="preserve">PEVuZE5vdGU+PENpdGU+PEF1dGhvcj5GdXJzZTwvQXV0aG9yPjxZZWFyPjIwMTk8L1llYXI+PFJl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</w:fldData>
        </w:fldChar>
      </w:r>
      <w:r w:rsidR="00001608">
        <w:rPr>
          <w:rFonts w:ascii="Gentium Basic" w:eastAsia="MingLiU-ExtB" w:hAnsi="Gentium Basic"/>
        </w:rPr>
        <w:instrText xml:space="preserve"> ADDIN EN.CITE </w:instrText>
      </w:r>
      <w:r w:rsidR="00001608">
        <w:rPr>
          <w:rFonts w:ascii="Gentium Basic" w:eastAsia="MingLiU-ExtB" w:hAnsi="Gentium Basic"/>
        </w:rPr>
        <w:fldChar w:fldCharType="begin">
          <w:fldData xml:space="preserve">PEVuZE5vdGU+PENpdGU+PEF1dGhvcj5GdXJzZTwvQXV0aG9yPjxZZWFyPjIwMTk8L1llYXI+PFJl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</w:fldData>
        </w:fldChar>
      </w:r>
      <w:r w:rsidR="00001608">
        <w:rPr>
          <w:rFonts w:ascii="Gentium Basic" w:eastAsia="MingLiU-ExtB" w:hAnsi="Gentium Basic"/>
        </w:rPr>
        <w:instrText xml:space="preserve"> ADDIN EN.CITE.DATA </w:instrText>
      </w:r>
      <w:r w:rsidR="00001608">
        <w:rPr>
          <w:rFonts w:ascii="Gentium Basic" w:eastAsia="MingLiU-ExtB" w:hAnsi="Gentium Basic"/>
        </w:rPr>
      </w:r>
      <w:r w:rsidR="00001608">
        <w:rPr>
          <w:rFonts w:ascii="Gentium Basic" w:eastAsia="MingLiU-ExtB" w:hAnsi="Gentium Basic"/>
        </w:rPr>
        <w:fldChar w:fldCharType="end"/>
      </w:r>
      <w:r w:rsidR="00277336">
        <w:rPr>
          <w:rFonts w:ascii="Gentium Basic" w:eastAsia="MingLiU-ExtB" w:hAnsi="Gentium Basic"/>
        </w:rPr>
      </w:r>
      <w:r w:rsidR="00277336">
        <w:rPr>
          <w:rFonts w:ascii="Gentium Basic" w:eastAsia="MingLiU-ExtB" w:hAnsi="Gentium Basic"/>
        </w:rPr>
        <w:fldChar w:fldCharType="separate"/>
      </w:r>
      <w:r w:rsidR="00001608">
        <w:rPr>
          <w:rFonts w:ascii="Gentium Basic" w:eastAsia="MingLiU-ExtB" w:hAnsi="Gentium Basic"/>
          <w:noProof/>
        </w:rPr>
        <w:t>[</w:t>
      </w:r>
      <w:hyperlink w:anchor="_ENREF_11" w:tooltip="Furse, 2019 #26813" w:history="1">
        <w:r w:rsidR="007F536D">
          <w:rPr>
            <w:rFonts w:ascii="Gentium Basic" w:eastAsia="MingLiU-ExtB" w:hAnsi="Gentium Basic"/>
            <w:noProof/>
          </w:rPr>
          <w:t>11</w:t>
        </w:r>
      </w:hyperlink>
      <w:r w:rsidR="00001608">
        <w:rPr>
          <w:rFonts w:ascii="Gentium Basic" w:eastAsia="MingLiU-ExtB" w:hAnsi="Gentium Basic"/>
          <w:noProof/>
        </w:rPr>
        <w:t xml:space="preserve">, </w:t>
      </w:r>
      <w:hyperlink w:anchor="_ENREF_13" w:tooltip="Acharjee, 2017 #12986" w:history="1">
        <w:r w:rsidR="007F536D">
          <w:rPr>
            <w:rFonts w:ascii="Gentium Basic" w:eastAsia="MingLiU-ExtB" w:hAnsi="Gentium Basic"/>
            <w:noProof/>
          </w:rPr>
          <w:t>13</w:t>
        </w:r>
      </w:hyperlink>
      <w:r w:rsidR="00001608">
        <w:rPr>
          <w:rFonts w:ascii="Gentium Basic" w:eastAsia="MingLiU-ExtB" w:hAnsi="Gentium Basic"/>
          <w:noProof/>
        </w:rPr>
        <w:t>]</w:t>
      </w:r>
      <w:r w:rsidR="00277336">
        <w:rPr>
          <w:rFonts w:ascii="Gentium Basic" w:eastAsia="MingLiU-ExtB" w:hAnsi="Gentium Basic"/>
        </w:rPr>
        <w:fldChar w:fldCharType="end"/>
      </w:r>
      <w:r w:rsidR="004F50FC">
        <w:rPr>
          <w:rFonts w:ascii="Gentium Basic" w:eastAsia="MingLiU-ExtB" w:hAnsi="Gentium Basic"/>
        </w:rPr>
        <w:t xml:space="preserve">.  </w:t>
      </w:r>
      <w:r w:rsidR="00277336">
        <w:rPr>
          <w:rFonts w:ascii="Gentium Basic" w:eastAsia="MingLiU-ExtB" w:hAnsi="Gentium Basic"/>
        </w:rPr>
        <w:t xml:space="preserve">As </w:t>
      </w:r>
      <w:r w:rsidR="00212850">
        <w:rPr>
          <w:rFonts w:ascii="Gentium Basic" w:eastAsia="MingLiU-ExtB" w:hAnsi="Gentium Basic"/>
        </w:rPr>
        <w:t>obesity in humans can be driven both by excess carbohydrate and</w:t>
      </w:r>
      <w:r w:rsidR="003F287C">
        <w:rPr>
          <w:rFonts w:ascii="Gentium Basic" w:eastAsia="MingLiU-ExtB" w:hAnsi="Gentium Basic"/>
        </w:rPr>
        <w:t xml:space="preserve">/or excess </w:t>
      </w:r>
      <w:r w:rsidR="00212850">
        <w:rPr>
          <w:rFonts w:ascii="Gentium Basic" w:eastAsia="MingLiU-ExtB" w:hAnsi="Gentium Basic"/>
        </w:rPr>
        <w:t>fat, this</w:t>
      </w:r>
      <w:r w:rsidR="004035B4">
        <w:rPr>
          <w:rFonts w:ascii="Gentium Basic" w:eastAsia="MingLiU-ExtB" w:hAnsi="Gentium Basic"/>
        </w:rPr>
        <w:t xml:space="preserve"> might</w:t>
      </w:r>
      <w:r w:rsidR="00277336">
        <w:rPr>
          <w:rFonts w:ascii="Gentium Basic" w:eastAsia="MingLiU-ExtB" w:hAnsi="Gentium Basic"/>
        </w:rPr>
        <w:t xml:space="preserve"> suggest that </w:t>
      </w:r>
      <w:r w:rsidR="00FD3C8F">
        <w:rPr>
          <w:rFonts w:ascii="Gentium Basic" w:eastAsia="MingLiU-ExtB" w:hAnsi="Gentium Basic"/>
        </w:rPr>
        <w:t xml:space="preserve">the </w:t>
      </w:r>
      <w:r w:rsidR="00D009D0">
        <w:rPr>
          <w:rFonts w:ascii="Gentium Basic" w:eastAsia="MingLiU-ExtB" w:hAnsi="Gentium Basic"/>
        </w:rPr>
        <w:t xml:space="preserve">endogenous biosynthesis of TGs </w:t>
      </w:r>
      <w:r w:rsidR="00FD3C8F">
        <w:rPr>
          <w:rFonts w:ascii="Gentium Basic" w:eastAsia="MingLiU-ExtB" w:hAnsi="Gentium Basic"/>
        </w:rPr>
        <w:t xml:space="preserve">is more a marker </w:t>
      </w:r>
      <w:r w:rsidR="00F544C1">
        <w:rPr>
          <w:rFonts w:ascii="Gentium Basic" w:eastAsia="MingLiU-ExtB" w:hAnsi="Gentium Basic"/>
        </w:rPr>
        <w:t xml:space="preserve">of </w:t>
      </w:r>
      <w:r w:rsidR="00277336">
        <w:rPr>
          <w:rFonts w:ascii="Gentium Basic" w:eastAsia="MingLiU-ExtB" w:hAnsi="Gentium Basic"/>
        </w:rPr>
        <w:t>carbohydrate</w:t>
      </w:r>
      <w:r w:rsidR="00FD3C8F">
        <w:rPr>
          <w:rFonts w:ascii="Gentium Basic" w:eastAsia="MingLiU-ExtB" w:hAnsi="Gentium Basic"/>
        </w:rPr>
        <w:t xml:space="preserve"> </w:t>
      </w:r>
      <w:r w:rsidR="00F544C1">
        <w:rPr>
          <w:rFonts w:ascii="Gentium Basic" w:eastAsia="MingLiU-ExtB" w:hAnsi="Gentium Basic"/>
        </w:rPr>
        <w:t xml:space="preserve">intake than of GDM.  The apparent connection of GDM with DNL as </w:t>
      </w:r>
      <w:r w:rsidR="000516AF">
        <w:rPr>
          <w:rFonts w:ascii="Gentium Basic" w:eastAsia="MingLiU-ExtB" w:hAnsi="Gentium Basic"/>
        </w:rPr>
        <w:t>data from obese human</w:t>
      </w:r>
      <w:r w:rsidR="00805EAD">
        <w:rPr>
          <w:rFonts w:ascii="Gentium Basic" w:eastAsia="MingLiU-ExtB" w:hAnsi="Gentium Basic"/>
        </w:rPr>
        <w:t xml:space="preserve"> </w:t>
      </w:r>
      <w:r w:rsidR="000516AF">
        <w:rPr>
          <w:rFonts w:ascii="Gentium Basic" w:eastAsia="MingLiU-ExtB" w:hAnsi="Gentium Basic"/>
        </w:rPr>
        <w:t>pr</w:t>
      </w:r>
      <w:r w:rsidR="00805EAD">
        <w:rPr>
          <w:rFonts w:ascii="Gentium Basic" w:eastAsia="MingLiU-ExtB" w:hAnsi="Gentium Basic"/>
        </w:rPr>
        <w:t>e</w:t>
      </w:r>
      <w:r w:rsidR="000516AF">
        <w:rPr>
          <w:rFonts w:ascii="Gentium Basic" w:eastAsia="MingLiU-ExtB" w:hAnsi="Gentium Basic"/>
        </w:rPr>
        <w:t xml:space="preserve">gnancies </w:t>
      </w:r>
      <w:r w:rsidR="00F544C1">
        <w:rPr>
          <w:rFonts w:ascii="Gentium Basic" w:eastAsia="MingLiU-ExtB" w:hAnsi="Gentium Basic"/>
        </w:rPr>
        <w:t xml:space="preserve">suggested </w:t>
      </w:r>
      <w:r w:rsidR="00530FE1">
        <w:rPr>
          <w:rFonts w:ascii="Gentium Basic" w:eastAsia="MingLiU-ExtB" w:hAnsi="Gentium Basic"/>
        </w:rPr>
        <w:t xml:space="preserve">in </w:t>
      </w:r>
      <w:r w:rsidR="00E03DDB">
        <w:rPr>
          <w:rFonts w:ascii="Gentium Basic" w:eastAsia="MingLiU-ExtB" w:hAnsi="Gentium Basic"/>
        </w:rPr>
        <w:t>previous report</w:t>
      </w:r>
      <w:r w:rsidR="00530FE1">
        <w:rPr>
          <w:rFonts w:ascii="Gentium Basic" w:eastAsia="MingLiU-ExtB" w:hAnsi="Gentium Basic"/>
        </w:rPr>
        <w:t>s</w:t>
      </w:r>
      <w:r w:rsidR="00E03DDB">
        <w:rPr>
          <w:rFonts w:ascii="Gentium Basic" w:eastAsia="MingLiU-ExtB" w:hAnsi="Gentium Basic"/>
        </w:rPr>
        <w:t xml:space="preserve"> </w:t>
      </w:r>
      <w:r w:rsidR="00413118">
        <w:rPr>
          <w:rFonts w:ascii="Gentium Basic" w:eastAsia="MingLiU-ExtB" w:hAnsi="Gentium Basic"/>
        </w:rPr>
        <w:fldChar w:fldCharType="begin">
          <w:fldData xml:space="preserve">PEVuZE5vdGU+PENpdGU+PEF1dGhvcj5GdXJzZTwvQXV0aG9yPjxZZWFyPjIwMTk8L1llYXI+PFJl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</w:fldData>
        </w:fldChar>
      </w:r>
      <w:r w:rsidR="00001608">
        <w:rPr>
          <w:rFonts w:ascii="Gentium Basic" w:eastAsia="MingLiU-ExtB" w:hAnsi="Gentium Basic"/>
        </w:rPr>
        <w:instrText xml:space="preserve"> ADDIN EN.CITE </w:instrText>
      </w:r>
      <w:r w:rsidR="00001608">
        <w:rPr>
          <w:rFonts w:ascii="Gentium Basic" w:eastAsia="MingLiU-ExtB" w:hAnsi="Gentium Basic"/>
        </w:rPr>
        <w:fldChar w:fldCharType="begin">
          <w:fldData xml:space="preserve">PEVuZE5vdGU+PENpdGU+PEF1dGhvcj5GdXJzZTwvQXV0aG9yPjxZZWFyPjIwMTk8L1llYXI+PFJl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</w:fldData>
        </w:fldChar>
      </w:r>
      <w:r w:rsidR="00001608">
        <w:rPr>
          <w:rFonts w:ascii="Gentium Basic" w:eastAsia="MingLiU-ExtB" w:hAnsi="Gentium Basic"/>
        </w:rPr>
        <w:instrText xml:space="preserve"> ADDIN EN.CITE.DATA </w:instrText>
      </w:r>
      <w:r w:rsidR="00001608">
        <w:rPr>
          <w:rFonts w:ascii="Gentium Basic" w:eastAsia="MingLiU-ExtB" w:hAnsi="Gentium Basic"/>
        </w:rPr>
      </w:r>
      <w:r w:rsidR="00001608">
        <w:rPr>
          <w:rFonts w:ascii="Gentium Basic" w:eastAsia="MingLiU-ExtB" w:hAnsi="Gentium Basic"/>
        </w:rPr>
        <w:fldChar w:fldCharType="end"/>
      </w:r>
      <w:r w:rsidR="00413118">
        <w:rPr>
          <w:rFonts w:ascii="Gentium Basic" w:eastAsia="MingLiU-ExtB" w:hAnsi="Gentium Basic"/>
        </w:rPr>
      </w:r>
      <w:r w:rsidR="00413118">
        <w:rPr>
          <w:rFonts w:ascii="Gentium Basic" w:eastAsia="MingLiU-ExtB" w:hAnsi="Gentium Basic"/>
        </w:rPr>
        <w:fldChar w:fldCharType="separate"/>
      </w:r>
      <w:r w:rsidR="00001608">
        <w:rPr>
          <w:rFonts w:ascii="Gentium Basic" w:eastAsia="MingLiU-ExtB" w:hAnsi="Gentium Basic"/>
          <w:noProof/>
        </w:rPr>
        <w:t>[</w:t>
      </w:r>
      <w:hyperlink w:anchor="_ENREF_11" w:tooltip="Furse, 2019 #26813" w:history="1">
        <w:r w:rsidR="007F536D">
          <w:rPr>
            <w:rFonts w:ascii="Gentium Basic" w:eastAsia="MingLiU-ExtB" w:hAnsi="Gentium Basic"/>
            <w:noProof/>
          </w:rPr>
          <w:t>11</w:t>
        </w:r>
      </w:hyperlink>
      <w:r w:rsidR="00001608">
        <w:rPr>
          <w:rFonts w:ascii="Gentium Basic" w:eastAsia="MingLiU-ExtB" w:hAnsi="Gentium Basic"/>
          <w:noProof/>
        </w:rPr>
        <w:t xml:space="preserve">, </w:t>
      </w:r>
      <w:hyperlink w:anchor="_ENREF_13" w:tooltip="Acharjee, 2017 #12986" w:history="1">
        <w:r w:rsidR="007F536D">
          <w:rPr>
            <w:rFonts w:ascii="Gentium Basic" w:eastAsia="MingLiU-ExtB" w:hAnsi="Gentium Basic"/>
            <w:noProof/>
          </w:rPr>
          <w:t>13</w:t>
        </w:r>
      </w:hyperlink>
      <w:r w:rsidR="00001608">
        <w:rPr>
          <w:rFonts w:ascii="Gentium Basic" w:eastAsia="MingLiU-ExtB" w:hAnsi="Gentium Basic"/>
          <w:noProof/>
        </w:rPr>
        <w:t>]</w:t>
      </w:r>
      <w:r w:rsidR="00413118">
        <w:rPr>
          <w:rFonts w:ascii="Gentium Basic" w:eastAsia="MingLiU-ExtB" w:hAnsi="Gentium Basic"/>
        </w:rPr>
        <w:fldChar w:fldCharType="end"/>
      </w:r>
      <w:r w:rsidR="00B9597D">
        <w:rPr>
          <w:rFonts w:ascii="Gentium Basic" w:eastAsia="MingLiU-ExtB" w:hAnsi="Gentium Basic"/>
        </w:rPr>
        <w:t>,</w:t>
      </w:r>
      <w:r w:rsidR="00E03DDB">
        <w:rPr>
          <w:rFonts w:ascii="Gentium Basic" w:eastAsia="MingLiU-ExtB" w:hAnsi="Gentium Basic"/>
        </w:rPr>
        <w:t xml:space="preserve"> may therefore </w:t>
      </w:r>
      <w:r w:rsidR="00530FE1">
        <w:rPr>
          <w:rFonts w:ascii="Gentium Basic" w:eastAsia="MingLiU-ExtB" w:hAnsi="Gentium Basic"/>
        </w:rPr>
        <w:t xml:space="preserve">only </w:t>
      </w:r>
      <w:r w:rsidR="00805EAD">
        <w:rPr>
          <w:rFonts w:ascii="Gentium Basic" w:eastAsia="MingLiU-ExtB" w:hAnsi="Gentium Basic"/>
        </w:rPr>
        <w:t xml:space="preserve">exist </w:t>
      </w:r>
      <w:r w:rsidR="00E03DDB">
        <w:rPr>
          <w:rFonts w:ascii="Gentium Basic" w:eastAsia="MingLiU-ExtB" w:hAnsi="Gentium Basic"/>
        </w:rPr>
        <w:t xml:space="preserve">through excess intake.  </w:t>
      </w:r>
    </w:p>
    <w:p w14:paraId="00A1E15B" w14:textId="77777777" w:rsidR="004826E0" w:rsidRDefault="004826E0" w:rsidP="00DF7926">
      <w:pPr>
        <w:spacing w:line="360" w:lineRule="auto"/>
        <w:contextualSpacing/>
        <w:rPr>
          <w:rFonts w:ascii="Gentium Basic" w:eastAsia="MingLiU-ExtB" w:hAnsi="Gentium Basic"/>
        </w:rPr>
      </w:pPr>
    </w:p>
    <w:p w14:paraId="76372870" w14:textId="5C815EFC" w:rsidR="001106C0" w:rsidRDefault="00FC74AE" w:rsidP="001357A3">
      <w:pPr>
        <w:spacing w:line="360" w:lineRule="auto"/>
        <w:contextualSpacing/>
        <w:rPr>
          <w:rFonts w:ascii="Gentium Basic" w:eastAsia="MingLiU-ExtB" w:hAnsi="Gentium Basic"/>
        </w:rPr>
      </w:pPr>
      <w:r>
        <w:rPr>
          <w:rFonts w:ascii="Gentium Basic" w:eastAsia="MingLiU-ExtB" w:hAnsi="Gentium Basic"/>
        </w:rPr>
        <w:t xml:space="preserve">Another mechanism </w:t>
      </w:r>
      <w:r w:rsidR="002673D5">
        <w:rPr>
          <w:rFonts w:ascii="Gentium Basic" w:eastAsia="MingLiU-ExtB" w:hAnsi="Gentium Basic"/>
        </w:rPr>
        <w:t xml:space="preserve">to explain this </w:t>
      </w:r>
      <w:r>
        <w:rPr>
          <w:rFonts w:ascii="Gentium Basic" w:eastAsia="MingLiU-ExtB" w:hAnsi="Gentium Basic"/>
        </w:rPr>
        <w:t xml:space="preserve">is the modification </w:t>
      </w:r>
      <w:r w:rsidR="002673D5">
        <w:rPr>
          <w:rFonts w:ascii="Gentium Basic" w:eastAsia="MingLiU-ExtB" w:hAnsi="Gentium Basic"/>
        </w:rPr>
        <w:t xml:space="preserve">of </w:t>
      </w:r>
      <w:r>
        <w:rPr>
          <w:rFonts w:ascii="Gentium Basic" w:eastAsia="MingLiU-ExtB" w:hAnsi="Gentium Basic"/>
        </w:rPr>
        <w:t xml:space="preserve">fatty acids </w:t>
      </w:r>
      <w:r>
        <w:rPr>
          <w:rFonts w:ascii="Gentium Basic" w:eastAsia="MingLiU-ExtB" w:hAnsi="Gentium Basic"/>
          <w:i/>
          <w:iCs/>
        </w:rPr>
        <w:t>in vivo</w:t>
      </w:r>
      <w:r w:rsidR="004826E0">
        <w:rPr>
          <w:rFonts w:ascii="Gentium Basic" w:eastAsia="MingLiU-ExtB" w:hAnsi="Gentium Basic"/>
        </w:rPr>
        <w:t xml:space="preserve">.  This could be desaturation and chain </w:t>
      </w:r>
      <w:r w:rsidR="002673D5">
        <w:rPr>
          <w:rFonts w:ascii="Gentium Basic" w:eastAsia="MingLiU-ExtB" w:hAnsi="Gentium Basic"/>
        </w:rPr>
        <w:t>lengthening (elongation) but could</w:t>
      </w:r>
      <w:r w:rsidR="004826E0">
        <w:rPr>
          <w:rFonts w:ascii="Gentium Basic" w:eastAsia="MingLiU-ExtB" w:hAnsi="Gentium Basic"/>
        </w:rPr>
        <w:t xml:space="preserve"> also be shortening of the chain</w:t>
      </w:r>
      <w:r w:rsidR="001357A3">
        <w:rPr>
          <w:rFonts w:ascii="Gentium Basic" w:eastAsia="MingLiU-ExtB" w:hAnsi="Gentium Basic"/>
        </w:rPr>
        <w:t>, for example to produce fatty acids</w:t>
      </w:r>
      <w:r w:rsidR="004504C4">
        <w:rPr>
          <w:rFonts w:ascii="Gentium Basic" w:eastAsia="MingLiU-ExtB" w:hAnsi="Gentium Basic"/>
        </w:rPr>
        <w:t xml:space="preserve"> </w:t>
      </w:r>
      <w:r w:rsidR="001357A3">
        <w:rPr>
          <w:rFonts w:ascii="Gentium Basic" w:eastAsia="MingLiU-ExtB" w:hAnsi="Gentium Basic"/>
        </w:rPr>
        <w:t>with an odd number of carbons in its chain</w:t>
      </w:r>
      <w:r w:rsidR="004826E0">
        <w:rPr>
          <w:rFonts w:ascii="Gentium Basic" w:eastAsia="MingLiU-ExtB" w:hAnsi="Gentium Basic"/>
        </w:rPr>
        <w:t>.</w:t>
      </w:r>
      <w:r w:rsidR="001106C0">
        <w:rPr>
          <w:rFonts w:ascii="Gentium Basic" w:eastAsia="MingLiU-ExtB" w:hAnsi="Gentium Basic"/>
        </w:rPr>
        <w:t xml:space="preserve">  </w:t>
      </w:r>
      <w:r w:rsidR="00925C29">
        <w:rPr>
          <w:rFonts w:ascii="Gentium Basic" w:eastAsia="MingLiU-ExtB" w:hAnsi="Gentium Basic"/>
        </w:rPr>
        <w:t xml:space="preserve">However tracking these without labelled compounds is confounded as </w:t>
      </w:r>
      <w:r w:rsidR="002673D5">
        <w:rPr>
          <w:rFonts w:ascii="Gentium Basic" w:eastAsia="MingLiU-ExtB" w:hAnsi="Gentium Basic"/>
        </w:rPr>
        <w:t>t</w:t>
      </w:r>
      <w:r w:rsidR="00E57875">
        <w:rPr>
          <w:rFonts w:ascii="Gentium Basic" w:eastAsia="MingLiU-ExtB" w:hAnsi="Gentium Basic"/>
        </w:rPr>
        <w:t>he intake of odd-chain fatty acids (</w:t>
      </w:r>
      <w:r w:rsidR="00BE5002">
        <w:rPr>
          <w:rFonts w:ascii="Gentium Basic" w:eastAsia="MingLiU-ExtB" w:hAnsi="Gentium Basic"/>
        </w:rPr>
        <w:t xml:space="preserve">ocFAs, </w:t>
      </w:r>
      <w:r w:rsidR="00E57875">
        <w:rPr>
          <w:rFonts w:ascii="Gentium Basic" w:eastAsia="MingLiU-ExtB" w:hAnsi="Gentium Basic"/>
          <w:i/>
          <w:iCs/>
        </w:rPr>
        <w:t xml:space="preserve">e.g. </w:t>
      </w:r>
      <w:r w:rsidR="00E57875">
        <w:rPr>
          <w:rFonts w:ascii="Gentium Basic" w:eastAsia="MingLiU-ExtB" w:hAnsi="Gentium Basic"/>
        </w:rPr>
        <w:t>FAs with 15 or 17 carbons)</w:t>
      </w:r>
      <w:r w:rsidR="00D875EB">
        <w:rPr>
          <w:rFonts w:ascii="Gentium Basic" w:eastAsia="MingLiU-ExtB" w:hAnsi="Gentium Basic"/>
        </w:rPr>
        <w:t xml:space="preserve"> is perfectly normal and </w:t>
      </w:r>
      <w:r w:rsidR="0005549A">
        <w:rPr>
          <w:rFonts w:ascii="Gentium Basic" w:eastAsia="MingLiU-ExtB" w:hAnsi="Gentium Basic"/>
        </w:rPr>
        <w:t xml:space="preserve">typically </w:t>
      </w:r>
      <w:r w:rsidR="00D875EB">
        <w:rPr>
          <w:rFonts w:ascii="Gentium Basic" w:eastAsia="MingLiU-ExtB" w:hAnsi="Gentium Basic"/>
        </w:rPr>
        <w:t xml:space="preserve">non-toxic, with dairy fat being a source of such FAs.  Endogenous biosynthesis of </w:t>
      </w:r>
      <w:r w:rsidR="001375E0">
        <w:rPr>
          <w:rFonts w:ascii="Gentium Basic" w:eastAsia="MingLiU-ExtB" w:hAnsi="Gentium Basic"/>
        </w:rPr>
        <w:t>margaric acid FA(17:0) is also a normal process</w:t>
      </w:r>
      <w:r w:rsidR="00FA528B">
        <w:rPr>
          <w:rFonts w:ascii="Gentium Basic" w:eastAsia="MingLiU-ExtB" w:hAnsi="Gentium Basic"/>
        </w:rPr>
        <w:t xml:space="preserve">, arising from the product of </w:t>
      </w:r>
      <w:r w:rsidR="00FA528B">
        <w:rPr>
          <w:rFonts w:ascii="Gentium Basic" w:eastAsia="MingLiU-ExtB" w:hAnsi="Gentium Basic"/>
          <w:i/>
          <w:iCs/>
        </w:rPr>
        <w:t>Hacl1</w:t>
      </w:r>
      <w:r w:rsidR="001375E0">
        <w:rPr>
          <w:rFonts w:ascii="Gentium Basic" w:eastAsia="MingLiU-ExtB" w:hAnsi="Gentium Basic"/>
        </w:rPr>
        <w:t xml:space="preserve">.  </w:t>
      </w:r>
      <w:r w:rsidR="00714DF9">
        <w:rPr>
          <w:rFonts w:ascii="Gentium Basic" w:eastAsia="MingLiU-ExtB" w:hAnsi="Gentium Basic"/>
        </w:rPr>
        <w:t>A</w:t>
      </w:r>
      <w:r w:rsidR="009B3078">
        <w:rPr>
          <w:rFonts w:ascii="Gentium Basic" w:eastAsia="MingLiU-ExtB" w:hAnsi="Gentium Basic"/>
        </w:rPr>
        <w:t xml:space="preserve"> considerable number of odd-chain-containing PCs were found in the brains of both phenotypes</w:t>
      </w:r>
      <w:r w:rsidR="000E0C13">
        <w:rPr>
          <w:rFonts w:ascii="Gentium Basic" w:eastAsia="MingLiU-ExtB" w:hAnsi="Gentium Basic"/>
        </w:rPr>
        <w:t xml:space="preserve">, suggesting this is a healthy part of lipid metabolism that is not modulated either by obesity or GDM.  </w:t>
      </w:r>
      <w:r w:rsidR="00BE5002">
        <w:rPr>
          <w:rFonts w:ascii="Gentium Basic" w:eastAsia="MingLiU-ExtB" w:hAnsi="Gentium Basic"/>
        </w:rPr>
        <w:t>ocFAs</w:t>
      </w:r>
      <w:r w:rsidR="00450B82">
        <w:rPr>
          <w:rFonts w:ascii="Gentium Basic" w:eastAsia="MingLiU-ExtB" w:hAnsi="Gentium Basic"/>
        </w:rPr>
        <w:t xml:space="preserve"> are also commonplace in TGs</w:t>
      </w:r>
      <w:r w:rsidR="00B51969">
        <w:rPr>
          <w:rFonts w:ascii="Gentium Basic" w:eastAsia="MingLiU-ExtB" w:hAnsi="Gentium Basic"/>
        </w:rPr>
        <w:t>.  Evidence from the present study (</w:t>
      </w:r>
      <w:r w:rsidR="00B51969">
        <w:rPr>
          <w:rFonts w:ascii="Gentium Basic" w:eastAsia="MingLiU-ExtB" w:hAnsi="Gentium Basic"/>
          <w:i/>
          <w:iCs/>
        </w:rPr>
        <w:t>Table S2</w:t>
      </w:r>
      <w:r w:rsidR="00B51969">
        <w:rPr>
          <w:rFonts w:ascii="Gentium Basic" w:eastAsia="MingLiU-ExtB" w:hAnsi="Gentium Basic"/>
        </w:rPr>
        <w:t xml:space="preserve">) suggested </w:t>
      </w:r>
      <w:r w:rsidR="00066451">
        <w:rPr>
          <w:rFonts w:ascii="Gentium Basic" w:eastAsia="MingLiU-ExtB" w:hAnsi="Gentium Basic"/>
        </w:rPr>
        <w:t>that the</w:t>
      </w:r>
      <w:r w:rsidR="00530FE1">
        <w:rPr>
          <w:rFonts w:ascii="Gentium Basic" w:eastAsia="MingLiU-ExtB" w:hAnsi="Gentium Basic"/>
        </w:rPr>
        <w:t>y</w:t>
      </w:r>
      <w:r w:rsidR="00066451">
        <w:rPr>
          <w:rFonts w:ascii="Gentium Basic" w:eastAsia="MingLiU-ExtB" w:hAnsi="Gentium Basic"/>
        </w:rPr>
        <w:t xml:space="preserve"> appear across tissues in both phenotypes but with little overlap</w:t>
      </w:r>
      <w:r w:rsidR="002D5DC4">
        <w:rPr>
          <w:rFonts w:ascii="Gentium Basic" w:eastAsia="MingLiU-ExtB" w:hAnsi="Gentium Basic"/>
        </w:rPr>
        <w:t xml:space="preserve"> between them</w:t>
      </w:r>
      <w:r w:rsidR="00150B84">
        <w:rPr>
          <w:rFonts w:ascii="Gentium Basic" w:eastAsia="MingLiU-ExtB" w:hAnsi="Gentium Basic"/>
        </w:rPr>
        <w:t xml:space="preserve">, </w:t>
      </w:r>
      <w:r w:rsidR="00B27A2A">
        <w:rPr>
          <w:rFonts w:ascii="Gentium Basic" w:eastAsia="MingLiU-ExtB" w:hAnsi="Gentium Basic"/>
        </w:rPr>
        <w:t>indica</w:t>
      </w:r>
      <w:r w:rsidR="00150B84">
        <w:rPr>
          <w:rFonts w:ascii="Gentium Basic" w:eastAsia="MingLiU-ExtB" w:hAnsi="Gentium Basic"/>
        </w:rPr>
        <w:t xml:space="preserve">ting that circulation of ocFA-containing species is </w:t>
      </w:r>
      <w:r w:rsidR="005D33EC">
        <w:rPr>
          <w:rFonts w:ascii="Gentium Basic" w:eastAsia="MingLiU-ExtB" w:hAnsi="Gentium Basic"/>
        </w:rPr>
        <w:t xml:space="preserve">poor or that they are </w:t>
      </w:r>
      <w:r w:rsidR="002673D5">
        <w:rPr>
          <w:rFonts w:ascii="Gentium Basic" w:eastAsia="MingLiU-ExtB" w:hAnsi="Gentium Basic"/>
        </w:rPr>
        <w:t xml:space="preserve">generally </w:t>
      </w:r>
      <w:r w:rsidR="005D33EC">
        <w:rPr>
          <w:rFonts w:ascii="Gentium Basic" w:eastAsia="MingLiU-ExtB" w:hAnsi="Gentium Basic"/>
        </w:rPr>
        <w:t xml:space="preserve">made locally.  </w:t>
      </w:r>
    </w:p>
    <w:p w14:paraId="047406D6" w14:textId="7236E774" w:rsidR="00E46FA2" w:rsidRDefault="00E46FA2" w:rsidP="001357A3">
      <w:pPr>
        <w:spacing w:line="360" w:lineRule="auto"/>
        <w:contextualSpacing/>
        <w:rPr>
          <w:rFonts w:ascii="Gentium Basic" w:eastAsia="MingLiU-ExtB" w:hAnsi="Gentium Basic"/>
        </w:rPr>
      </w:pPr>
    </w:p>
    <w:p w14:paraId="3F5A3152" w14:textId="7D15E73F" w:rsidR="00E46FA2" w:rsidRPr="00935DC7" w:rsidRDefault="00E46FA2" w:rsidP="001357A3">
      <w:pPr>
        <w:spacing w:line="360" w:lineRule="auto"/>
        <w:contextualSpacing/>
        <w:rPr>
          <w:rFonts w:ascii="Gentium Basic" w:eastAsia="MingLiU-ExtB" w:hAnsi="Gentium Basic"/>
        </w:rPr>
      </w:pPr>
      <w:r>
        <w:rPr>
          <w:rFonts w:ascii="Gentium Basic" w:eastAsia="MingLiU-ExtB" w:hAnsi="Gentium Basic"/>
        </w:rPr>
        <w:t xml:space="preserve">There are also several possible effects of a differing </w:t>
      </w:r>
      <w:r w:rsidR="00801F47">
        <w:rPr>
          <w:rFonts w:ascii="Gentium Basic" w:eastAsia="MingLiU-ExtB" w:hAnsi="Gentium Basic"/>
        </w:rPr>
        <w:t>lipid profile.  The wiring/Underground map diagrams</w:t>
      </w:r>
      <w:r w:rsidR="00316A3F">
        <w:rPr>
          <w:rFonts w:ascii="Gentium Basic" w:eastAsia="MingLiU-ExtB" w:hAnsi="Gentium Basic"/>
        </w:rPr>
        <w:t xml:space="preserve"> </w:t>
      </w:r>
      <w:r w:rsidR="001A0ABC">
        <w:rPr>
          <w:rFonts w:ascii="Gentium Basic" w:eastAsia="MingLiU-ExtB" w:hAnsi="Gentium Basic"/>
        </w:rPr>
        <w:fldChar w:fldCharType="begin"/>
      </w:r>
      <w:r w:rsidR="00001608">
        <w:rPr>
          <w:rFonts w:ascii="Gentium Basic" w:eastAsia="MingLiU-ExtB" w:hAnsi="Gentium Basic"/>
        </w:rPr>
        <w:instrText xml:space="preserve"> ADDIN EN.CITE &lt;EndNote&gt;&lt;Cite&gt;&lt;Author&gt;Furse&lt;/Author&gt;&lt;Year&gt;2021&lt;/Year&gt;&lt;RecNum&gt;27201&lt;/RecNum&gt;&lt;DisplayText&gt;[22]&lt;/DisplayText&gt;&lt;record&gt;&lt;rec-number&gt;27201&lt;/rec-number&gt;&lt;foreign-keys&gt;&lt;key app="EN" db-id="xsfs52xdqvest2eavxmpwatxpdw09dxawvfv" timestamp="1612520772"&gt;27201&lt;/key&gt;&lt;/foreign-keys&gt;&lt;ref-type name="Journal Article"&gt;17&lt;/ref-type&gt;&lt;contributors&gt;&lt;authors&gt;&lt;author&gt;Furse, Samuel&lt;/author&gt;&lt;author&gt;Watkins, Adam J.&lt;/author&gt;&lt;author&gt;Hojat, Nima&lt;/author&gt;&lt;author&gt;Smith, James&lt;/author&gt;&lt;author&gt;Williams, Huw E. L.&lt;/author&gt;&lt;author&gt;Chiarugi, Davide&lt;/author&gt;&lt;author&gt;Koulman, Albert&lt;/author&gt;&lt;/authors&gt;&lt;/contributors&gt;&lt;titles&gt;&lt;title&gt;Lipid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pages&gt;163&lt;/pages&gt;&lt;volume&gt;4&lt;/volume&gt;&lt;number&gt;1&lt;/number&gt;&lt;dates&gt;&lt;year&gt;2021&lt;/year&gt;&lt;pub-dates&gt;&lt;date&gt;2021/02/05&lt;/date&gt;&lt;/pub-dates&gt;&lt;/dates&gt;&lt;isbn&gt;2399-3642&lt;/isbn&gt;&lt;urls&gt;&lt;related-urls&gt;&lt;url&gt;https://doi.org/10.1038/s42003-021-01686-1&lt;/url&gt;&lt;/related-urls&gt;&lt;/urls&gt;&lt;electronic-resource-num&gt;10.1038/s42003-021-01686-1&lt;/electronic-resource-num&gt;&lt;/record&gt;&lt;/Cite&gt;&lt;/EndNote&gt;</w:instrText>
      </w:r>
      <w:r w:rsidR="001A0ABC">
        <w:rPr>
          <w:rFonts w:ascii="Gentium Basic" w:eastAsia="MingLiU-ExtB" w:hAnsi="Gentium Basic"/>
        </w:rPr>
        <w:fldChar w:fldCharType="separate"/>
      </w:r>
      <w:r w:rsidR="00001608">
        <w:rPr>
          <w:rFonts w:ascii="Gentium Basic" w:eastAsia="MingLiU-ExtB" w:hAnsi="Gentium Basic"/>
          <w:noProof/>
        </w:rPr>
        <w:t>[</w:t>
      </w:r>
      <w:hyperlink w:anchor="_ENREF_22" w:tooltip="Furse, 2021 #27201" w:history="1">
        <w:r w:rsidR="007F536D">
          <w:rPr>
            <w:rFonts w:ascii="Gentium Basic" w:eastAsia="MingLiU-ExtB" w:hAnsi="Gentium Basic"/>
            <w:noProof/>
          </w:rPr>
          <w:t>22</w:t>
        </w:r>
      </w:hyperlink>
      <w:r w:rsidR="00001608">
        <w:rPr>
          <w:rFonts w:ascii="Gentium Basic" w:eastAsia="MingLiU-ExtB" w:hAnsi="Gentium Basic"/>
          <w:noProof/>
        </w:rPr>
        <w:t>]</w:t>
      </w:r>
      <w:r w:rsidR="001A0ABC">
        <w:rPr>
          <w:rFonts w:ascii="Gentium Basic" w:eastAsia="MingLiU-ExtB" w:hAnsi="Gentium Basic"/>
        </w:rPr>
        <w:fldChar w:fldCharType="end"/>
      </w:r>
      <w:r w:rsidR="00801F47">
        <w:rPr>
          <w:rFonts w:ascii="Gentium Basic" w:eastAsia="MingLiU-ExtB" w:hAnsi="Gentium Basic"/>
        </w:rPr>
        <w:t xml:space="preserve"> </w:t>
      </w:r>
      <w:r w:rsidR="00316A3F">
        <w:rPr>
          <w:rFonts w:ascii="Gentium Basic" w:eastAsia="MingLiU-ExtB" w:hAnsi="Gentium Basic"/>
        </w:rPr>
        <w:t xml:space="preserve">showed that several variables were only found throughout the network </w:t>
      </w:r>
      <w:r w:rsidR="00DF6CD4">
        <w:rPr>
          <w:rFonts w:ascii="Gentium Basic" w:eastAsia="MingLiU-ExtB" w:hAnsi="Gentium Basic"/>
        </w:rPr>
        <w:t>of one of the two phenotypes (</w:t>
      </w:r>
      <w:r w:rsidR="00DF6CD4" w:rsidRPr="00A77590">
        <w:rPr>
          <w:rFonts w:ascii="Gentium Basic" w:eastAsia="MingLiU-ExtB" w:hAnsi="Gentium Basic"/>
          <w:i/>
          <w:iCs/>
        </w:rPr>
        <w:t>Figs 6,</w:t>
      </w:r>
      <w:r w:rsidR="00A77590">
        <w:rPr>
          <w:rFonts w:ascii="Gentium Basic" w:eastAsia="MingLiU-ExtB" w:hAnsi="Gentium Basic"/>
          <w:i/>
          <w:iCs/>
        </w:rPr>
        <w:t xml:space="preserve"> </w:t>
      </w:r>
      <w:r w:rsidR="00DF6CD4" w:rsidRPr="00A77590">
        <w:rPr>
          <w:rFonts w:ascii="Gentium Basic" w:eastAsia="MingLiU-ExtB" w:hAnsi="Gentium Basic"/>
          <w:i/>
          <w:iCs/>
        </w:rPr>
        <w:t>S1</w:t>
      </w:r>
      <w:r w:rsidR="006B4462">
        <w:rPr>
          <w:rFonts w:ascii="Gentium Basic" w:eastAsia="MingLiU-ExtB" w:hAnsi="Gentium Basic"/>
          <w:i/>
          <w:iCs/>
        </w:rPr>
        <w:t>-3</w:t>
      </w:r>
      <w:r w:rsidR="00A77590">
        <w:rPr>
          <w:rFonts w:ascii="Gentium Basic" w:eastAsia="MingLiU-ExtB" w:hAnsi="Gentium Basic"/>
        </w:rPr>
        <w:t>).  Importantly, this includes PE(34:0, 34:2)</w:t>
      </w:r>
      <w:r w:rsidR="00985015">
        <w:rPr>
          <w:rFonts w:ascii="Gentium Basic" w:eastAsia="MingLiU-ExtB" w:hAnsi="Gentium Basic"/>
        </w:rPr>
        <w:t>.  The saturated</w:t>
      </w:r>
      <w:r w:rsidR="00DF6CD4">
        <w:rPr>
          <w:rFonts w:ascii="Gentium Basic" w:eastAsia="MingLiU-ExtB" w:hAnsi="Gentium Basic"/>
        </w:rPr>
        <w:t xml:space="preserve"> </w:t>
      </w:r>
      <w:r w:rsidR="00985015">
        <w:rPr>
          <w:rFonts w:ascii="Gentium Basic" w:eastAsia="MingLiU-ExtB" w:hAnsi="Gentium Basic"/>
        </w:rPr>
        <w:t xml:space="preserve">PE(34:0) was only found </w:t>
      </w:r>
      <w:r w:rsidR="00C403C0">
        <w:rPr>
          <w:rFonts w:ascii="Gentium Basic" w:eastAsia="MingLiU-ExtB" w:hAnsi="Gentium Basic"/>
        </w:rPr>
        <w:t>throughout</w:t>
      </w:r>
      <w:r w:rsidR="00DD124B">
        <w:rPr>
          <w:rFonts w:ascii="Gentium Basic" w:eastAsia="MingLiU-ExtB" w:hAnsi="Gentium Basic"/>
        </w:rPr>
        <w:t xml:space="preserve"> most of</w:t>
      </w:r>
      <w:r w:rsidR="00985015">
        <w:rPr>
          <w:rFonts w:ascii="Gentium Basic" w:eastAsia="MingLiU-ExtB" w:hAnsi="Gentium Basic"/>
        </w:rPr>
        <w:t xml:space="preserve"> the lean system whereas the unsaturated PE(34:2)</w:t>
      </w:r>
      <w:r w:rsidR="00C403C0">
        <w:rPr>
          <w:rFonts w:ascii="Gentium Basic" w:eastAsia="MingLiU-ExtB" w:hAnsi="Gentium Basic"/>
        </w:rPr>
        <w:t xml:space="preserve"> only found throughout the obese system</w:t>
      </w:r>
      <w:r w:rsidR="00DD124B">
        <w:rPr>
          <w:rFonts w:ascii="Gentium Basic" w:eastAsia="MingLiU-ExtB" w:hAnsi="Gentium Basic"/>
        </w:rPr>
        <w:t xml:space="preserve">.  PE is a non-bilayer lipid and </w:t>
      </w:r>
      <w:r w:rsidR="00D114EE">
        <w:rPr>
          <w:rFonts w:ascii="Gentium Basic" w:eastAsia="MingLiU-ExtB" w:hAnsi="Gentium Basic"/>
        </w:rPr>
        <w:t>has been found to be a key regulator of membrane fluidity</w:t>
      </w:r>
      <w:r w:rsidR="005A07B4">
        <w:rPr>
          <w:rFonts w:ascii="Gentium Basic" w:eastAsia="MingLiU-ExtB" w:hAnsi="Gentium Basic"/>
        </w:rPr>
        <w:fldChar w:fldCharType="begin"/>
      </w:r>
      <w:r w:rsidR="00001608">
        <w:rPr>
          <w:rFonts w:ascii="Gentium Basic" w:eastAsia="MingLiU-ExtB" w:hAnsi="Gentium Basic"/>
        </w:rPr>
        <w:instrText xml:space="preserve"> ADDIN EN.CITE &lt;EndNote&gt;&lt;Cite&gt;&lt;Author&gt;Dawaliby&lt;/Author&gt;&lt;Year&gt;2016&lt;/Year&gt;&lt;RecNum&gt;4931&lt;/RecNum&gt;&lt;DisplayText&gt;[32]&lt;/DisplayText&gt;&lt;record&gt;&lt;rec-number&gt;4931&lt;/rec-number&gt;&lt;foreign-keys&gt;&lt;key app="EN" db-id="xsfs52xdqvest2eavxmpwatxpdw09dxawvfv" timestamp="0"&gt;4931&lt;/key&gt;&lt;/foreign-keys&gt;&lt;ref-type name="Journal Article"&gt;17&lt;/ref-type&gt;&lt;contributors&gt;&lt;authors&gt;&lt;author&gt;Dawaliby, Rosie&lt;/author&gt;&lt;author&gt;Trubbia, Cataldo&lt;/author&gt;&lt;author&gt;Delporte, Cédric&lt;/author&gt;&lt;author&gt;Noyon, Caroline&lt;/author&gt;&lt;author&gt;Ruysschaert, Jean-Marie&lt;/author&gt;&lt;author&gt;Van Antwerpen, Pierre&lt;/author&gt;&lt;author&gt;Govaerts, Cédric&lt;/author&gt;&lt;/authors&gt;&lt;/contributors&gt;&lt;titles&gt;&lt;title&gt;Phosphatidylethanolamine Is a Key Regulator of Membrane Fluidity in Eukaryotic Cells&lt;/title&gt;&lt;secondary-title&gt;Journal of Biological Chemistry&lt;/secondary-title&gt;&lt;/titles&gt;&lt;periodical&gt;&lt;full-title&gt;Journal of Biological Chemistry&lt;/full-title&gt;&lt;/periodical&gt;&lt;pages&gt;3658-3667&lt;/pages&gt;&lt;volume&gt;291&lt;/volume&gt;&lt;number&gt;7&lt;/number&gt;&lt;dates&gt;&lt;year&gt;2016&lt;/year&gt;&lt;pub-dates&gt;&lt;date&gt;February 12, 2016&lt;/date&gt;&lt;/pub-dates&gt;&lt;/dates&gt;&lt;urls&gt;&lt;related-urls&gt;&lt;url&gt;http://www.jbc.org/content/291/7/3658.abstract&lt;/url&gt;&lt;/related-urls&gt;&lt;/urls&gt;&lt;electronic-resource-num&gt;10.1074/jbc.M115.706523&lt;/electronic-resource-num&gt;&lt;/record&gt;&lt;/Cite&gt;&lt;/EndNote&gt;</w:instrText>
      </w:r>
      <w:r w:rsidR="005A07B4">
        <w:rPr>
          <w:rFonts w:ascii="Gentium Basic" w:eastAsia="MingLiU-ExtB" w:hAnsi="Gentium Basic"/>
        </w:rPr>
        <w:fldChar w:fldCharType="separate"/>
      </w:r>
      <w:r w:rsidR="00001608">
        <w:rPr>
          <w:rFonts w:ascii="Gentium Basic" w:eastAsia="MingLiU-ExtB" w:hAnsi="Gentium Basic"/>
          <w:noProof/>
        </w:rPr>
        <w:t>[</w:t>
      </w:r>
      <w:hyperlink w:anchor="_ENREF_32" w:tooltip="Dawaliby, 2016 #4931" w:history="1">
        <w:r w:rsidR="007F536D">
          <w:rPr>
            <w:rFonts w:ascii="Gentium Basic" w:eastAsia="MingLiU-ExtB" w:hAnsi="Gentium Basic"/>
            <w:noProof/>
          </w:rPr>
          <w:t>32</w:t>
        </w:r>
      </w:hyperlink>
      <w:r w:rsidR="00001608">
        <w:rPr>
          <w:rFonts w:ascii="Gentium Basic" w:eastAsia="MingLiU-ExtB" w:hAnsi="Gentium Basic"/>
          <w:noProof/>
        </w:rPr>
        <w:t>]</w:t>
      </w:r>
      <w:r w:rsidR="005A07B4">
        <w:rPr>
          <w:rFonts w:ascii="Gentium Basic" w:eastAsia="MingLiU-ExtB" w:hAnsi="Gentium Basic"/>
        </w:rPr>
        <w:fldChar w:fldCharType="end"/>
      </w:r>
      <w:r w:rsidR="00D114EE">
        <w:rPr>
          <w:rFonts w:ascii="Gentium Basic" w:eastAsia="MingLiU-ExtB" w:hAnsi="Gentium Basic"/>
        </w:rPr>
        <w:t xml:space="preserve">.  </w:t>
      </w:r>
      <w:r w:rsidR="00DD124B">
        <w:rPr>
          <w:rFonts w:ascii="Gentium Basic" w:eastAsia="MingLiU-ExtB" w:hAnsi="Gentium Basic"/>
        </w:rPr>
        <w:t xml:space="preserve">This </w:t>
      </w:r>
      <w:r w:rsidR="00D114EE">
        <w:rPr>
          <w:rFonts w:ascii="Gentium Basic" w:eastAsia="MingLiU-ExtB" w:hAnsi="Gentium Basic"/>
        </w:rPr>
        <w:t>result, along with the phenotype-linked effects</w:t>
      </w:r>
      <w:r w:rsidR="006B4462">
        <w:rPr>
          <w:rFonts w:ascii="Gentium Basic" w:eastAsia="MingLiU-ExtB" w:hAnsi="Gentium Basic"/>
        </w:rPr>
        <w:t xml:space="preserve"> </w:t>
      </w:r>
      <w:r w:rsidR="00D114EE">
        <w:rPr>
          <w:rFonts w:ascii="Gentium Basic" w:eastAsia="MingLiU-ExtB" w:hAnsi="Gentium Basic"/>
        </w:rPr>
        <w:t>in</w:t>
      </w:r>
      <w:r w:rsidR="006B4462">
        <w:rPr>
          <w:rFonts w:ascii="Gentium Basic" w:eastAsia="MingLiU-ExtB" w:hAnsi="Gentium Basic"/>
        </w:rPr>
        <w:t xml:space="preserve"> </w:t>
      </w:r>
      <w:r w:rsidR="00E43DF7">
        <w:rPr>
          <w:rFonts w:ascii="Gentium Basic" w:eastAsia="MingLiU-ExtB" w:hAnsi="Gentium Basic"/>
        </w:rPr>
        <w:t xml:space="preserve">PCs and </w:t>
      </w:r>
      <w:r w:rsidR="00D114EE">
        <w:rPr>
          <w:rFonts w:ascii="Gentium Basic" w:eastAsia="MingLiU-ExtB" w:hAnsi="Gentium Basic"/>
        </w:rPr>
        <w:t>SMs (</w:t>
      </w:r>
      <w:r w:rsidR="006B4462">
        <w:rPr>
          <w:rFonts w:ascii="Gentium Basic" w:eastAsia="MingLiU-ExtB" w:hAnsi="Gentium Basic"/>
          <w:i/>
          <w:iCs/>
        </w:rPr>
        <w:t>Fig</w:t>
      </w:r>
      <w:r w:rsidR="00E43DF7">
        <w:rPr>
          <w:rFonts w:ascii="Gentium Basic" w:eastAsia="MingLiU-ExtB" w:hAnsi="Gentium Basic"/>
          <w:i/>
          <w:iCs/>
        </w:rPr>
        <w:t>s S1 and</w:t>
      </w:r>
      <w:r w:rsidR="006B4462">
        <w:rPr>
          <w:rFonts w:ascii="Gentium Basic" w:eastAsia="MingLiU-ExtB" w:hAnsi="Gentium Basic"/>
          <w:i/>
          <w:iCs/>
        </w:rPr>
        <w:t xml:space="preserve"> S3</w:t>
      </w:r>
      <w:r w:rsidR="006B4462">
        <w:rPr>
          <w:rFonts w:ascii="Gentium Basic" w:eastAsia="MingLiU-ExtB" w:hAnsi="Gentium Basic"/>
        </w:rPr>
        <w:t>)</w:t>
      </w:r>
      <w:r w:rsidR="00D114EE">
        <w:rPr>
          <w:rFonts w:ascii="Gentium Basic" w:eastAsia="MingLiU-ExtB" w:hAnsi="Gentium Basic"/>
        </w:rPr>
        <w:t xml:space="preserve"> therefore </w:t>
      </w:r>
      <w:r w:rsidR="00DD124B">
        <w:rPr>
          <w:rFonts w:ascii="Gentium Basic" w:eastAsia="MingLiU-ExtB" w:hAnsi="Gentium Basic"/>
        </w:rPr>
        <w:t xml:space="preserve">suggests that the </w:t>
      </w:r>
      <w:r w:rsidR="000371AB">
        <w:rPr>
          <w:rFonts w:ascii="Gentium Basic" w:eastAsia="MingLiU-ExtB" w:hAnsi="Gentium Basic"/>
        </w:rPr>
        <w:t xml:space="preserve">composition of membranes is </w:t>
      </w:r>
      <w:r w:rsidR="002673D5">
        <w:rPr>
          <w:rFonts w:ascii="Gentium Basic" w:eastAsia="MingLiU-ExtB" w:hAnsi="Gentium Basic"/>
        </w:rPr>
        <w:t>differs</w:t>
      </w:r>
      <w:r w:rsidR="000371AB">
        <w:rPr>
          <w:rFonts w:ascii="Gentium Basic" w:eastAsia="MingLiU-ExtB" w:hAnsi="Gentium Basic"/>
        </w:rPr>
        <w:t xml:space="preserve"> between the two groups.  This has profound </w:t>
      </w:r>
      <w:r w:rsidR="005C1324">
        <w:rPr>
          <w:rFonts w:ascii="Gentium Basic" w:eastAsia="MingLiU-ExtB" w:hAnsi="Gentium Basic"/>
        </w:rPr>
        <w:t xml:space="preserve">importance in biological systems as it shapes membrane traffic and the activity of membrane proteins.  </w:t>
      </w:r>
      <w:r w:rsidR="003D0FA6">
        <w:rPr>
          <w:rFonts w:ascii="Gentium Basic" w:eastAsia="MingLiU-ExtB" w:hAnsi="Gentium Basic"/>
        </w:rPr>
        <w:t>Such changes may also invite long-term effects</w:t>
      </w:r>
      <w:r w:rsidR="00935DC7">
        <w:rPr>
          <w:rFonts w:ascii="Gentium Basic" w:eastAsia="MingLiU-ExtB" w:hAnsi="Gentium Basic"/>
        </w:rPr>
        <w:t xml:space="preserve"> </w:t>
      </w:r>
      <w:r w:rsidR="00935DC7">
        <w:rPr>
          <w:rFonts w:ascii="Gentium Basic" w:eastAsia="MingLiU-ExtB" w:hAnsi="Gentium Basic"/>
          <w:i/>
          <w:iCs/>
        </w:rPr>
        <w:t>in vivo</w:t>
      </w:r>
      <w:r w:rsidR="00935DC7">
        <w:rPr>
          <w:rFonts w:ascii="Gentium Basic" w:eastAsia="MingLiU-ExtB" w:hAnsi="Gentium Basic"/>
        </w:rPr>
        <w:t xml:space="preserve">.  </w:t>
      </w:r>
    </w:p>
    <w:p w14:paraId="4312A91F" w14:textId="461B0125" w:rsidR="005D33EC" w:rsidRDefault="005D33EC" w:rsidP="00DF7926">
      <w:pPr>
        <w:spacing w:line="360" w:lineRule="auto"/>
        <w:contextualSpacing/>
        <w:rPr>
          <w:rFonts w:ascii="Gentium Basic" w:eastAsia="MingLiU-ExtB" w:hAnsi="Gentium Basic"/>
        </w:rPr>
      </w:pPr>
    </w:p>
    <w:p w14:paraId="3C341849" w14:textId="5AC2CD31" w:rsidR="00150857" w:rsidRDefault="004504C4" w:rsidP="00DF7926">
      <w:pPr>
        <w:spacing w:line="360" w:lineRule="auto"/>
        <w:contextualSpacing/>
        <w:rPr>
          <w:rFonts w:ascii="Gentium Basic" w:hAnsi="Gentium Basic"/>
        </w:rPr>
      </w:pPr>
      <w:r>
        <w:rPr>
          <w:rFonts w:ascii="Gentium Basic" w:eastAsia="MingLiU-ExtB" w:hAnsi="Gentium Basic"/>
        </w:rPr>
        <w:t xml:space="preserve">As </w:t>
      </w:r>
      <w:r w:rsidR="000A52D8">
        <w:rPr>
          <w:rFonts w:ascii="Gentium Basic" w:eastAsia="MingLiU-ExtB" w:hAnsi="Gentium Basic"/>
        </w:rPr>
        <w:t>humans known to have developed GDM are at significantly higher risk of developing T2DM and CVD in the decade after delivery</w:t>
      </w:r>
      <w:r w:rsidR="000A52D8">
        <w:rPr>
          <w:rFonts w:ascii="Gentium Basic" w:hAnsi="Gentium Basic"/>
        </w:rPr>
        <w:t xml:space="preserve"> </w:t>
      </w:r>
      <w:r w:rsidR="000A52D8">
        <w:rPr>
          <w:rFonts w:ascii="Gentium Basic" w:hAnsi="Gentium Basic"/>
        </w:rPr>
        <w:fldChar w:fldCharType="begin">
          <w:fldData xml:space="preserve">PEVuZE5vdGU+PENpdGU+PEF1dGhvcj5EYW1tPC9BdXRob3I+PFllYXI+MjAwOTwvWWVhcj48UmVj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PC9hbHQtcGVyaW9kaWNhbD48cGFnZXM+ZTAxNzk2NDctZTAxNzk2NDc8L3BhZ2VzPjx2b2x1bWU+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</w:fldData>
        </w:fldChar>
      </w:r>
      <w:r w:rsidR="00E03AF0">
        <w:rPr>
          <w:rFonts w:ascii="Gentium Basic" w:hAnsi="Gentium Basic"/>
        </w:rPr>
        <w:instrText xml:space="preserve"> ADDIN EN.CITE </w:instrText>
      </w:r>
      <w:r w:rsidR="00E03AF0">
        <w:rPr>
          <w:rFonts w:ascii="Gentium Basic" w:hAnsi="Gentium Basic"/>
        </w:rPr>
        <w:fldChar w:fldCharType="begin">
          <w:fldData xml:space="preserve">PEVuZE5vdGU+PENpdGU+PEF1dGhvcj5EYW1tPC9BdXRob3I+PFllYXI+MjAwOTwvWWVhcj48UmVj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PC9hbHQtcGVyaW9kaWNhbD48cGFnZXM+ZTAxNzk2NDctZTAxNzk2NDc8L3BhZ2VzPjx2b2x1bWU+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</w:fldData>
        </w:fldChar>
      </w:r>
      <w:r w:rsidR="00E03AF0">
        <w:rPr>
          <w:rFonts w:ascii="Gentium Basic" w:hAnsi="Gentium Basic"/>
        </w:rPr>
        <w:instrText xml:space="preserve"> ADDIN EN.CITE.DATA </w:instrText>
      </w:r>
      <w:r w:rsidR="00E03AF0">
        <w:rPr>
          <w:rFonts w:ascii="Gentium Basic" w:hAnsi="Gentium Basic"/>
        </w:rPr>
      </w:r>
      <w:r w:rsidR="00E03AF0">
        <w:rPr>
          <w:rFonts w:ascii="Gentium Basic" w:hAnsi="Gentium Basic"/>
        </w:rPr>
        <w:fldChar w:fldCharType="end"/>
      </w:r>
      <w:r w:rsidR="000A52D8">
        <w:rPr>
          <w:rFonts w:ascii="Gentium Basic" w:hAnsi="Gentium Basic"/>
        </w:rPr>
      </w:r>
      <w:r w:rsidR="000A52D8">
        <w:rPr>
          <w:rFonts w:ascii="Gentium Basic" w:hAnsi="Gentium Basic"/>
        </w:rPr>
        <w:fldChar w:fldCharType="separate"/>
      </w:r>
      <w:r w:rsidR="000A52D8">
        <w:rPr>
          <w:rFonts w:ascii="Gentium Basic" w:hAnsi="Gentium Basic"/>
          <w:noProof/>
        </w:rPr>
        <w:t>[</w:t>
      </w:r>
      <w:hyperlink w:anchor="_ENREF_5" w:tooltip="Damm, 2009 #26637" w:history="1">
        <w:r w:rsidR="007F536D">
          <w:rPr>
            <w:rFonts w:ascii="Gentium Basic" w:hAnsi="Gentium Basic"/>
            <w:noProof/>
          </w:rPr>
          <w:t>5-8</w:t>
        </w:r>
      </w:hyperlink>
      <w:r w:rsidR="000A52D8">
        <w:rPr>
          <w:rFonts w:ascii="Gentium Basic" w:hAnsi="Gentium Basic"/>
          <w:noProof/>
        </w:rPr>
        <w:t>]</w:t>
      </w:r>
      <w:r w:rsidR="000A52D8">
        <w:rPr>
          <w:rFonts w:ascii="Gentium Basic" w:hAnsi="Gentium Basic"/>
        </w:rPr>
        <w:fldChar w:fldCharType="end"/>
      </w:r>
      <w:r w:rsidR="000A52D8">
        <w:rPr>
          <w:rFonts w:ascii="Gentium Basic" w:hAnsi="Gentium Basic"/>
        </w:rPr>
        <w:t>, it is appealing to speculate that the mouse model</w:t>
      </w:r>
      <w:r w:rsidR="0058579A">
        <w:rPr>
          <w:rFonts w:ascii="Gentium Basic" w:hAnsi="Gentium Basic"/>
        </w:rPr>
        <w:t xml:space="preserve"> used in the present study models this </w:t>
      </w:r>
      <w:r w:rsidR="002673D5">
        <w:rPr>
          <w:rFonts w:ascii="Gentium Basic" w:hAnsi="Gentium Basic"/>
        </w:rPr>
        <w:t xml:space="preserve">risk </w:t>
      </w:r>
      <w:r w:rsidR="00555E74">
        <w:rPr>
          <w:rFonts w:ascii="Gentium Basic" w:hAnsi="Gentium Basic"/>
        </w:rPr>
        <w:t>phenotype</w:t>
      </w:r>
      <w:r w:rsidR="002673D5">
        <w:rPr>
          <w:rFonts w:ascii="Gentium Basic" w:hAnsi="Gentium Basic"/>
        </w:rPr>
        <w:t xml:space="preserve">.  </w:t>
      </w:r>
      <w:r w:rsidR="00372B0E">
        <w:rPr>
          <w:rFonts w:ascii="Gentium Basic" w:hAnsi="Gentium Basic"/>
        </w:rPr>
        <w:t xml:space="preserve">However, </w:t>
      </w:r>
      <w:r w:rsidR="00737BC8">
        <w:rPr>
          <w:rFonts w:ascii="Gentium Basic" w:hAnsi="Gentium Basic"/>
        </w:rPr>
        <w:t>this model of GDM was designed for testing hypotheses about metabolic dysregulation during</w:t>
      </w:r>
      <w:r w:rsidR="00427C74">
        <w:rPr>
          <w:rFonts w:ascii="Gentium Basic" w:hAnsi="Gentium Basic"/>
        </w:rPr>
        <w:t xml:space="preserve"> </w:t>
      </w:r>
      <w:r w:rsidR="00737BC8">
        <w:rPr>
          <w:rFonts w:ascii="Gentium Basic" w:hAnsi="Gentium Basic"/>
        </w:rPr>
        <w:t xml:space="preserve">pregnancy and subsequent </w:t>
      </w:r>
      <w:r w:rsidR="00427C74">
        <w:rPr>
          <w:rFonts w:ascii="Gentium Basic" w:hAnsi="Gentium Basic"/>
        </w:rPr>
        <w:t>nutritional programming in F1 offspring</w:t>
      </w:r>
      <w:r w:rsidR="00C6790D">
        <w:rPr>
          <w:rFonts w:ascii="Gentium Basic" w:hAnsi="Gentium Basic"/>
        </w:rPr>
        <w:t xml:space="preserve">.  Thus, </w:t>
      </w:r>
      <w:r w:rsidR="00427C74">
        <w:rPr>
          <w:rFonts w:ascii="Gentium Basic" w:hAnsi="Gentium Basic"/>
        </w:rPr>
        <w:t xml:space="preserve">possible </w:t>
      </w:r>
      <w:r w:rsidR="00737BC8">
        <w:rPr>
          <w:rFonts w:ascii="Gentium Basic" w:hAnsi="Gentium Basic"/>
        </w:rPr>
        <w:t xml:space="preserve">CVD events and T2DM </w:t>
      </w:r>
      <w:r w:rsidR="00C6790D">
        <w:rPr>
          <w:rFonts w:ascii="Gentium Basic" w:hAnsi="Gentium Basic"/>
        </w:rPr>
        <w:t>developing</w:t>
      </w:r>
      <w:bookmarkStart w:id="16" w:name="_GoBack"/>
      <w:bookmarkEnd w:id="16"/>
      <w:r w:rsidR="00150857">
        <w:rPr>
          <w:rFonts w:ascii="Gentium Basic" w:hAnsi="Gentium Basic"/>
        </w:rPr>
        <w:t xml:space="preserve"> after weaning have not been </w:t>
      </w:r>
      <w:r w:rsidR="008548A2">
        <w:rPr>
          <w:rFonts w:ascii="Gentium Basic" w:hAnsi="Gentium Basic"/>
        </w:rPr>
        <w:t>investigated</w:t>
      </w:r>
      <w:r w:rsidR="00150857">
        <w:rPr>
          <w:rFonts w:ascii="Gentium Basic" w:hAnsi="Gentium Basic"/>
        </w:rPr>
        <w:t xml:space="preserve">.  </w:t>
      </w:r>
      <w:r w:rsidR="0002088F">
        <w:rPr>
          <w:rFonts w:ascii="Gentium Basic" w:hAnsi="Gentium Basic"/>
        </w:rPr>
        <w:t>Further work in this area in humans could include long term follow-up of women who developed GDM</w:t>
      </w:r>
      <w:r w:rsidR="00D11343">
        <w:rPr>
          <w:rFonts w:ascii="Gentium Basic" w:hAnsi="Gentium Basic"/>
        </w:rPr>
        <w:t>, with samples collected and the</w:t>
      </w:r>
      <w:r w:rsidR="00E94670">
        <w:rPr>
          <w:rFonts w:ascii="Gentium Basic" w:hAnsi="Gentium Basic"/>
        </w:rPr>
        <w:t xml:space="preserve"> </w:t>
      </w:r>
      <w:r w:rsidR="00D11343">
        <w:rPr>
          <w:rFonts w:ascii="Gentium Basic" w:hAnsi="Gentium Basic"/>
        </w:rPr>
        <w:t xml:space="preserve">lipid metabolism characterised both soon after delivery and </w:t>
      </w:r>
      <w:r w:rsidR="00E94670">
        <w:rPr>
          <w:rFonts w:ascii="Gentium Basic" w:hAnsi="Gentium Basic"/>
        </w:rPr>
        <w:t>when evidence of T2DM and CVD</w:t>
      </w:r>
      <w:r w:rsidR="00AE28E2">
        <w:rPr>
          <w:rFonts w:ascii="Gentium Basic" w:hAnsi="Gentium Basic"/>
        </w:rPr>
        <w:t xml:space="preserve"> </w:t>
      </w:r>
      <w:r w:rsidR="00E94670">
        <w:rPr>
          <w:rFonts w:ascii="Gentium Basic" w:hAnsi="Gentium Basic"/>
        </w:rPr>
        <w:t>is found.</w:t>
      </w:r>
    </w:p>
    <w:p w14:paraId="63C3FFA4" w14:textId="713321B9" w:rsidR="000A1DFC" w:rsidRDefault="000A1DFC" w:rsidP="00DF7926">
      <w:pPr>
        <w:spacing w:line="360" w:lineRule="auto"/>
        <w:contextualSpacing/>
        <w:rPr>
          <w:rFonts w:ascii="Gentium Basic" w:hAnsi="Gentium Basic"/>
        </w:rPr>
      </w:pPr>
    </w:p>
    <w:p w14:paraId="51A1ACAB" w14:textId="2C3A43B9" w:rsidR="000A1DFC" w:rsidRPr="003E2ED6" w:rsidRDefault="000A1DFC" w:rsidP="00DF7926">
      <w:pPr>
        <w:spacing w:line="360" w:lineRule="auto"/>
        <w:contextualSpacing/>
        <w:rPr>
          <w:rFonts w:ascii="Gentium Basic" w:hAnsi="Gentium Basic"/>
        </w:rPr>
      </w:pPr>
      <w:r>
        <w:rPr>
          <w:rFonts w:ascii="Gentium Basic" w:hAnsi="Gentium Basic"/>
        </w:rPr>
        <w:lastRenderedPageBreak/>
        <w:t xml:space="preserve">Evidence for considerable </w:t>
      </w:r>
      <w:r w:rsidR="002673D5">
        <w:rPr>
          <w:rFonts w:ascii="Gentium Basic" w:hAnsi="Gentium Basic"/>
        </w:rPr>
        <w:t>dysregulation</w:t>
      </w:r>
      <w:r w:rsidR="00D57DD7">
        <w:rPr>
          <w:rFonts w:ascii="Gentium Basic" w:hAnsi="Gentium Basic"/>
        </w:rPr>
        <w:t xml:space="preserve"> in systemic lipid metabolism in the</w:t>
      </w:r>
      <w:r w:rsidR="003E2ED6">
        <w:rPr>
          <w:rFonts w:ascii="Gentium Basic" w:hAnsi="Gentium Basic"/>
        </w:rPr>
        <w:t xml:space="preserve"> </w:t>
      </w:r>
      <w:r w:rsidR="00D57DD7">
        <w:rPr>
          <w:rFonts w:ascii="Gentium Basic" w:hAnsi="Gentium Basic"/>
        </w:rPr>
        <w:t>maternal system</w:t>
      </w:r>
      <w:r w:rsidR="002673D5">
        <w:rPr>
          <w:rFonts w:ascii="Gentium Basic" w:hAnsi="Gentium Basic"/>
        </w:rPr>
        <w:t xml:space="preserve"> </w:t>
      </w:r>
      <w:r w:rsidR="003E2ED6">
        <w:rPr>
          <w:rFonts w:ascii="Gentium Basic" w:hAnsi="Gentium Basic"/>
        </w:rPr>
        <w:t xml:space="preserve">after delivery raises questions about nutrient supply </w:t>
      </w:r>
      <w:r w:rsidR="003E2ED6">
        <w:rPr>
          <w:rFonts w:ascii="Gentium Basic" w:hAnsi="Gentium Basic"/>
          <w:i/>
          <w:iCs/>
        </w:rPr>
        <w:t xml:space="preserve">in utero </w:t>
      </w:r>
      <w:r w:rsidR="003E2ED6">
        <w:rPr>
          <w:rFonts w:ascii="Gentium Basic" w:hAnsi="Gentium Basic"/>
        </w:rPr>
        <w:t>and during lactation</w:t>
      </w:r>
      <w:r w:rsidR="002673D5">
        <w:rPr>
          <w:rFonts w:ascii="Gentium Basic" w:hAnsi="Gentium Basic"/>
        </w:rPr>
        <w:t xml:space="preserve">.  This includes the role of </w:t>
      </w:r>
      <w:r w:rsidR="00782965">
        <w:rPr>
          <w:rFonts w:ascii="Gentium Basic" w:hAnsi="Gentium Basic"/>
        </w:rPr>
        <w:t>these changes as possible drivers of nutritional programming effects</w:t>
      </w:r>
      <w:r w:rsidR="003E2ED6">
        <w:rPr>
          <w:rFonts w:ascii="Gentium Basic" w:hAnsi="Gentium Basic"/>
        </w:rPr>
        <w:t>.</w:t>
      </w:r>
      <w:r w:rsidR="00782965">
        <w:rPr>
          <w:rFonts w:ascii="Gentium Basic" w:hAnsi="Gentium Basic"/>
        </w:rPr>
        <w:t xml:space="preserve">  </w:t>
      </w:r>
      <w:r w:rsidR="00F8201E">
        <w:rPr>
          <w:rFonts w:ascii="Gentium Basic" w:hAnsi="Gentium Basic"/>
        </w:rPr>
        <w:t xml:space="preserve">Growth restriction </w:t>
      </w:r>
      <w:r w:rsidR="00F8201E">
        <w:rPr>
          <w:rFonts w:ascii="Gentium Basic" w:hAnsi="Gentium Basic"/>
          <w:i/>
          <w:iCs/>
        </w:rPr>
        <w:t xml:space="preserve">in utero </w:t>
      </w:r>
      <w:r w:rsidR="00F8201E">
        <w:rPr>
          <w:rFonts w:ascii="Gentium Basic" w:hAnsi="Gentium Basic"/>
        </w:rPr>
        <w:t xml:space="preserve">in obese </w:t>
      </w:r>
      <w:r w:rsidR="00830C55">
        <w:rPr>
          <w:rFonts w:ascii="Gentium Basic" w:hAnsi="Gentium Basic"/>
        </w:rPr>
        <w:t xml:space="preserve">expectant </w:t>
      </w:r>
      <w:r w:rsidR="00F8201E">
        <w:rPr>
          <w:rFonts w:ascii="Gentium Basic" w:hAnsi="Gentium Basic"/>
        </w:rPr>
        <w:t>mothers</w:t>
      </w:r>
      <w:r w:rsidR="003E2ED6">
        <w:rPr>
          <w:rFonts w:ascii="Gentium Basic" w:hAnsi="Gentium Basic"/>
        </w:rPr>
        <w:t xml:space="preserve"> </w:t>
      </w:r>
      <w:r w:rsidR="00830C55">
        <w:rPr>
          <w:rFonts w:ascii="Gentium Basic" w:hAnsi="Gentium Basic"/>
        </w:rPr>
        <w:t xml:space="preserve">is well documented (refs) however the precise </w:t>
      </w:r>
      <w:r w:rsidR="00B5275F">
        <w:rPr>
          <w:rFonts w:ascii="Gentium Basic" w:hAnsi="Gentium Basic"/>
        </w:rPr>
        <w:t>nutrient supply</w:t>
      </w:r>
      <w:r w:rsidR="000A3B39">
        <w:rPr>
          <w:rFonts w:ascii="Gentium Basic" w:hAnsi="Gentium Basic"/>
        </w:rPr>
        <w:t xml:space="preserve"> </w:t>
      </w:r>
      <w:r w:rsidR="00B5275F">
        <w:rPr>
          <w:rFonts w:ascii="Gentium Basic" w:hAnsi="Gentium Basic"/>
        </w:rPr>
        <w:t xml:space="preserve">to the foetus </w:t>
      </w:r>
      <w:r w:rsidR="000A3B39">
        <w:rPr>
          <w:rFonts w:ascii="Gentium Basic" w:hAnsi="Gentium Basic"/>
        </w:rPr>
        <w:t xml:space="preserve">in those models and in humans </w:t>
      </w:r>
      <w:r w:rsidR="00B5275F">
        <w:rPr>
          <w:rFonts w:ascii="Gentium Basic" w:hAnsi="Gentium Basic"/>
        </w:rPr>
        <w:t xml:space="preserve">has not been determined.  </w:t>
      </w:r>
      <w:r w:rsidR="00872A67">
        <w:rPr>
          <w:rFonts w:ascii="Gentium Basic" w:hAnsi="Gentium Basic"/>
        </w:rPr>
        <w:t>It is clear that the nutrient supply is generally weaker, however</w:t>
      </w:r>
      <w:r w:rsidR="003E2ED6">
        <w:rPr>
          <w:rFonts w:ascii="Gentium Basic" w:hAnsi="Gentium Basic"/>
        </w:rPr>
        <w:t xml:space="preserve"> </w:t>
      </w:r>
      <w:r w:rsidR="00872A67">
        <w:rPr>
          <w:rFonts w:ascii="Gentium Basic" w:hAnsi="Gentium Basic"/>
        </w:rPr>
        <w:t>the present study suggests that it may also be unbalanced.</w:t>
      </w:r>
      <w:r w:rsidR="00F12C37">
        <w:rPr>
          <w:rFonts w:ascii="Gentium Basic" w:hAnsi="Gentium Basic"/>
        </w:rPr>
        <w:t xml:space="preserve">  A study </w:t>
      </w:r>
      <w:r w:rsidR="002673D5">
        <w:rPr>
          <w:rFonts w:ascii="Gentium Basic" w:hAnsi="Gentium Basic"/>
        </w:rPr>
        <w:t>in which labelled species are follow</w:t>
      </w:r>
      <w:r w:rsidR="00F12C37">
        <w:rPr>
          <w:rFonts w:ascii="Gentium Basic" w:hAnsi="Gentium Basic"/>
        </w:rPr>
        <w:t xml:space="preserve">ed is required to answer this question formally, however </w:t>
      </w:r>
      <w:r w:rsidR="005365A2">
        <w:rPr>
          <w:rFonts w:ascii="Gentium Basic" w:hAnsi="Gentium Basic"/>
        </w:rPr>
        <w:t xml:space="preserve">the </w:t>
      </w:r>
      <w:r w:rsidR="00D73C89">
        <w:rPr>
          <w:rFonts w:ascii="Gentium Basic" w:hAnsi="Gentium Basic"/>
        </w:rPr>
        <w:t xml:space="preserve">ratio of endogenous fats such as FA(16:0) and essential </w:t>
      </w:r>
      <w:r w:rsidR="007610A7">
        <w:rPr>
          <w:rFonts w:ascii="Gentium Basic" w:hAnsi="Gentium Basic"/>
        </w:rPr>
        <w:t xml:space="preserve">poly-unsaturated </w:t>
      </w:r>
      <w:r w:rsidR="00E10558">
        <w:rPr>
          <w:rFonts w:ascii="Gentium Basic" w:hAnsi="Gentium Basic"/>
        </w:rPr>
        <w:t xml:space="preserve">fatty acids </w:t>
      </w:r>
      <w:r w:rsidR="00D73C89">
        <w:rPr>
          <w:rFonts w:ascii="Gentium Basic" w:hAnsi="Gentium Basic"/>
        </w:rPr>
        <w:t xml:space="preserve">supplied </w:t>
      </w:r>
      <w:r w:rsidR="00E10558">
        <w:rPr>
          <w:rFonts w:ascii="Gentium Basic" w:hAnsi="Gentium Basic"/>
        </w:rPr>
        <w:t>to the foetus may</w:t>
      </w:r>
      <w:r w:rsidR="00D73C89">
        <w:rPr>
          <w:rFonts w:ascii="Gentium Basic" w:hAnsi="Gentium Basic"/>
        </w:rPr>
        <w:t xml:space="preserve"> </w:t>
      </w:r>
      <w:r w:rsidR="000C3C89">
        <w:rPr>
          <w:rFonts w:ascii="Gentium Basic" w:hAnsi="Gentium Basic"/>
        </w:rPr>
        <w:t xml:space="preserve">also indicate a general effect.  </w:t>
      </w:r>
    </w:p>
    <w:p w14:paraId="1AB6537D" w14:textId="77777777" w:rsidR="00150857" w:rsidRDefault="00150857" w:rsidP="00DF7926">
      <w:pPr>
        <w:spacing w:line="360" w:lineRule="auto"/>
        <w:contextualSpacing/>
        <w:rPr>
          <w:rFonts w:ascii="Gentium Basic" w:hAnsi="Gentium Basic"/>
        </w:rPr>
      </w:pPr>
    </w:p>
    <w:p w14:paraId="1507CA60" w14:textId="786B882B" w:rsidR="004504C4" w:rsidRPr="00B51969" w:rsidRDefault="00E94670" w:rsidP="00DF7926">
      <w:pPr>
        <w:spacing w:line="360" w:lineRule="auto"/>
        <w:contextualSpacing/>
        <w:rPr>
          <w:rFonts w:ascii="Gentium Basic" w:eastAsia="MingLiU-ExtB" w:hAnsi="Gentium Basic"/>
        </w:rPr>
      </w:pPr>
      <w:r>
        <w:rPr>
          <w:rFonts w:ascii="Gentium Basic" w:hAnsi="Gentium Basic"/>
        </w:rPr>
        <w:t>In</w:t>
      </w:r>
      <w:r w:rsidR="00845BDC">
        <w:rPr>
          <w:rFonts w:ascii="Gentium Basic" w:hAnsi="Gentium Basic"/>
        </w:rPr>
        <w:t xml:space="preserve"> </w:t>
      </w:r>
      <w:r>
        <w:rPr>
          <w:rFonts w:ascii="Gentium Basic" w:hAnsi="Gentium Basic"/>
        </w:rPr>
        <w:t>conclusion, t</w:t>
      </w:r>
      <w:r w:rsidR="00150857">
        <w:rPr>
          <w:rFonts w:ascii="Gentium Basic" w:hAnsi="Gentium Basic"/>
        </w:rPr>
        <w:t>he present study shows that there are considerable differences in the control</w:t>
      </w:r>
      <w:r w:rsidR="006214AB">
        <w:rPr>
          <w:rFonts w:ascii="Gentium Basic" w:hAnsi="Gentium Basic"/>
        </w:rPr>
        <w:t xml:space="preserve"> </w:t>
      </w:r>
      <w:r w:rsidR="00150857">
        <w:rPr>
          <w:rFonts w:ascii="Gentium Basic" w:hAnsi="Gentium Basic"/>
        </w:rPr>
        <w:t xml:space="preserve">of lipid metabolism </w:t>
      </w:r>
      <w:r w:rsidR="001B3E61">
        <w:rPr>
          <w:rFonts w:ascii="Gentium Basic" w:hAnsi="Gentium Basic"/>
        </w:rPr>
        <w:t xml:space="preserve">in the lean and obese phenotypes </w:t>
      </w:r>
      <w:r w:rsidR="00150857">
        <w:rPr>
          <w:rFonts w:ascii="Gentium Basic" w:hAnsi="Gentium Basic"/>
        </w:rPr>
        <w:t xml:space="preserve">that are </w:t>
      </w:r>
      <w:r w:rsidR="006214AB">
        <w:rPr>
          <w:rFonts w:ascii="Gentium Basic" w:hAnsi="Gentium Basic"/>
        </w:rPr>
        <w:t xml:space="preserve">not attributable to the molecular composition of dietary intake.  </w:t>
      </w:r>
      <w:r w:rsidR="00BF078A">
        <w:rPr>
          <w:rFonts w:ascii="Gentium Basic" w:hAnsi="Gentium Basic"/>
        </w:rPr>
        <w:t xml:space="preserve">There are differences in the control of lipid metabolism that arise </w:t>
      </w:r>
      <w:r w:rsidR="00236D68">
        <w:rPr>
          <w:rFonts w:ascii="Gentium Basic" w:hAnsi="Gentium Basic"/>
        </w:rPr>
        <w:t>through other mechanisms.</w:t>
      </w:r>
      <w:r w:rsidR="00BF078A">
        <w:rPr>
          <w:rFonts w:ascii="Gentium Basic" w:hAnsi="Gentium Basic"/>
        </w:rPr>
        <w:t xml:space="preserve"> </w:t>
      </w:r>
      <w:r w:rsidR="00236D68">
        <w:rPr>
          <w:rFonts w:ascii="Gentium Basic" w:hAnsi="Gentium Basic"/>
        </w:rPr>
        <w:t xml:space="preserve"> </w:t>
      </w:r>
      <w:r w:rsidR="006214AB">
        <w:rPr>
          <w:rFonts w:ascii="Gentium Basic" w:hAnsi="Gentium Basic"/>
        </w:rPr>
        <w:t xml:space="preserve">This </w:t>
      </w:r>
      <w:r w:rsidR="00236D68">
        <w:rPr>
          <w:rFonts w:ascii="Gentium Basic" w:hAnsi="Gentium Basic"/>
        </w:rPr>
        <w:t xml:space="preserve">provides a possible explanation for the </w:t>
      </w:r>
      <w:r w:rsidR="00C4022A">
        <w:rPr>
          <w:rFonts w:ascii="Gentium Basic" w:hAnsi="Gentium Basic"/>
        </w:rPr>
        <w:t>observation</w:t>
      </w:r>
      <w:r w:rsidR="00150857">
        <w:rPr>
          <w:rFonts w:ascii="Gentium Basic" w:hAnsi="Gentium Basic"/>
        </w:rPr>
        <w:t xml:space="preserve"> </w:t>
      </w:r>
      <w:r w:rsidR="00236D68">
        <w:rPr>
          <w:rFonts w:ascii="Gentium Basic" w:hAnsi="Gentium Basic"/>
        </w:rPr>
        <w:t>that</w:t>
      </w:r>
      <w:r w:rsidR="000B3692">
        <w:rPr>
          <w:rFonts w:ascii="Gentium Basic" w:hAnsi="Gentium Basic"/>
        </w:rPr>
        <w:t xml:space="preserve"> GDM is around four times as common in </w:t>
      </w:r>
      <w:r w:rsidR="00767431">
        <w:rPr>
          <w:rFonts w:ascii="Gentium Basic" w:hAnsi="Gentium Basic"/>
        </w:rPr>
        <w:t>obes</w:t>
      </w:r>
      <w:r w:rsidR="000B3692">
        <w:rPr>
          <w:rFonts w:ascii="Gentium Basic" w:hAnsi="Gentium Basic"/>
        </w:rPr>
        <w:t>e individuals,</w:t>
      </w:r>
      <w:r w:rsidR="00D36E54">
        <w:rPr>
          <w:rFonts w:ascii="Gentium Basic" w:hAnsi="Gentium Basic"/>
        </w:rPr>
        <w:t xml:space="preserve"> but</w:t>
      </w:r>
      <w:r w:rsidR="003F5EB0">
        <w:rPr>
          <w:rFonts w:ascii="Gentium Basic" w:hAnsi="Gentium Basic"/>
        </w:rPr>
        <w:t xml:space="preserve"> </w:t>
      </w:r>
      <w:r w:rsidR="00C4022A">
        <w:rPr>
          <w:rFonts w:ascii="Gentium Basic" w:hAnsi="Gentium Basic"/>
        </w:rPr>
        <w:t>does not affect all obese women during pregnancy</w:t>
      </w:r>
      <w:r w:rsidR="003F5EB0">
        <w:rPr>
          <w:rFonts w:ascii="Gentium Basic" w:hAnsi="Gentium Basic"/>
        </w:rPr>
        <w:t xml:space="preserve">.  </w:t>
      </w:r>
      <w:r w:rsidR="00254CC3">
        <w:rPr>
          <w:rFonts w:ascii="Gentium Basic" w:hAnsi="Gentium Basic"/>
        </w:rPr>
        <w:t>GDM may therefore represent a change to control</w:t>
      </w:r>
      <w:r w:rsidR="001B5A05">
        <w:rPr>
          <w:rFonts w:ascii="Gentium Basic" w:hAnsi="Gentium Basic"/>
        </w:rPr>
        <w:t>s</w:t>
      </w:r>
      <w:r w:rsidR="00254CC3">
        <w:rPr>
          <w:rFonts w:ascii="Gentium Basic" w:hAnsi="Gentium Basic"/>
        </w:rPr>
        <w:t xml:space="preserve"> </w:t>
      </w:r>
      <w:r w:rsidR="00F71DC3">
        <w:rPr>
          <w:rFonts w:ascii="Gentium Basic" w:hAnsi="Gentium Basic"/>
        </w:rPr>
        <w:t>of fatty acid accumulation</w:t>
      </w:r>
      <w:r w:rsidR="00184991">
        <w:rPr>
          <w:rFonts w:ascii="Gentium Basic" w:hAnsi="Gentium Basic"/>
        </w:rPr>
        <w:t xml:space="preserve"> throughout the system</w:t>
      </w:r>
      <w:r w:rsidR="00F71DC3">
        <w:rPr>
          <w:rFonts w:ascii="Gentium Basic" w:hAnsi="Gentium Basic"/>
        </w:rPr>
        <w:t xml:space="preserve">, some of which </w:t>
      </w:r>
      <w:r w:rsidR="00F2361C">
        <w:rPr>
          <w:rFonts w:ascii="Gentium Basic" w:hAnsi="Gentium Basic"/>
        </w:rPr>
        <w:t>may be</w:t>
      </w:r>
      <w:r w:rsidR="00F71DC3">
        <w:rPr>
          <w:rFonts w:ascii="Gentium Basic" w:hAnsi="Gentium Basic"/>
        </w:rPr>
        <w:t xml:space="preserve"> harmful.  Where this affects the heart, </w:t>
      </w:r>
      <w:r w:rsidR="001B5A05">
        <w:rPr>
          <w:rFonts w:ascii="Gentium Basic" w:hAnsi="Gentium Basic"/>
        </w:rPr>
        <w:t xml:space="preserve">as </w:t>
      </w:r>
      <w:r w:rsidR="00F71DC3">
        <w:rPr>
          <w:rFonts w:ascii="Gentium Basic" w:hAnsi="Gentium Basic"/>
        </w:rPr>
        <w:t xml:space="preserve">shown in </w:t>
      </w:r>
      <w:r w:rsidR="0067161A">
        <w:rPr>
          <w:rFonts w:ascii="Gentium Basic" w:hAnsi="Gentium Basic"/>
        </w:rPr>
        <w:t>the present study, this</w:t>
      </w:r>
      <w:r w:rsidR="00D36E54">
        <w:rPr>
          <w:rFonts w:ascii="Gentium Basic" w:hAnsi="Gentium Basic"/>
        </w:rPr>
        <w:t xml:space="preserve"> </w:t>
      </w:r>
      <w:r w:rsidR="00AC71A0">
        <w:rPr>
          <w:rFonts w:ascii="Gentium Basic" w:hAnsi="Gentium Basic"/>
        </w:rPr>
        <w:t xml:space="preserve">leads one to the hypothesis that </w:t>
      </w:r>
      <w:r w:rsidR="0067161A">
        <w:rPr>
          <w:rFonts w:ascii="Gentium Basic" w:hAnsi="Gentium Basic"/>
        </w:rPr>
        <w:t xml:space="preserve">GDM is associated with </w:t>
      </w:r>
      <w:r w:rsidR="0014753E">
        <w:rPr>
          <w:rFonts w:ascii="Gentium Basic" w:hAnsi="Gentium Basic"/>
        </w:rPr>
        <w:t xml:space="preserve">long term dysregulation in </w:t>
      </w:r>
      <w:r w:rsidR="001D365D">
        <w:rPr>
          <w:rFonts w:ascii="Gentium Basic" w:hAnsi="Gentium Basic"/>
        </w:rPr>
        <w:t>lipid metabolism</w:t>
      </w:r>
      <w:r w:rsidR="0014753E">
        <w:rPr>
          <w:rFonts w:ascii="Gentium Basic" w:hAnsi="Gentium Basic"/>
        </w:rPr>
        <w:t xml:space="preserve"> t</w:t>
      </w:r>
      <w:r w:rsidR="00F2361C">
        <w:rPr>
          <w:rFonts w:ascii="Gentium Basic" w:hAnsi="Gentium Basic"/>
        </w:rPr>
        <w:t>h</w:t>
      </w:r>
      <w:r w:rsidR="0014753E">
        <w:rPr>
          <w:rFonts w:ascii="Gentium Basic" w:hAnsi="Gentium Basic"/>
        </w:rPr>
        <w:t xml:space="preserve">at </w:t>
      </w:r>
      <w:r w:rsidR="00F2361C">
        <w:rPr>
          <w:rFonts w:ascii="Gentium Basic" w:hAnsi="Gentium Basic"/>
        </w:rPr>
        <w:t>increases the likelihood of</w:t>
      </w:r>
      <w:r w:rsidR="0014753E">
        <w:rPr>
          <w:rFonts w:ascii="Gentium Basic" w:hAnsi="Gentium Basic"/>
        </w:rPr>
        <w:t xml:space="preserve"> CVD.  </w:t>
      </w:r>
    </w:p>
    <w:p w14:paraId="4944BA6F" w14:textId="77777777" w:rsidR="00CF07FC" w:rsidRPr="00E36A4E" w:rsidRDefault="00CF07FC" w:rsidP="00DF7926">
      <w:pPr>
        <w:pStyle w:val="Paragraph"/>
        <w:spacing w:before="0" w:line="360" w:lineRule="auto"/>
        <w:ind w:firstLine="0"/>
        <w:rPr>
          <w:rFonts w:ascii="Gentium Basic" w:hAnsi="Gentium Basic"/>
          <w:b/>
          <w:lang w:val="en-GB"/>
        </w:rPr>
      </w:pPr>
    </w:p>
    <w:p w14:paraId="6CB10B77" w14:textId="77777777" w:rsidR="00CF07FC" w:rsidRPr="00E36A4E" w:rsidRDefault="00CF07FC" w:rsidP="00DF7926">
      <w:pPr>
        <w:pStyle w:val="Paragraph"/>
        <w:spacing w:before="0" w:line="360" w:lineRule="auto"/>
        <w:ind w:firstLine="0"/>
        <w:rPr>
          <w:rFonts w:ascii="Gentium Basic" w:hAnsi="Gentium Basic"/>
          <w:b/>
          <w:lang w:val="en-GB"/>
        </w:rPr>
      </w:pPr>
    </w:p>
    <w:p w14:paraId="5F11B795" w14:textId="77777777" w:rsidR="00733C85" w:rsidRPr="00906CBC" w:rsidRDefault="005341F3" w:rsidP="00DF7926">
      <w:pPr>
        <w:pStyle w:val="Paragraph"/>
        <w:spacing w:before="0" w:line="360" w:lineRule="auto"/>
        <w:ind w:firstLine="0"/>
        <w:rPr>
          <w:rFonts w:ascii="Gentium Basic" w:hAnsi="Gentium Basic"/>
          <w:b/>
          <w:sz w:val="28"/>
          <w:szCs w:val="28"/>
          <w:lang w:val="en-GB"/>
        </w:rPr>
      </w:pPr>
      <w:r w:rsidRPr="00906CBC">
        <w:rPr>
          <w:rFonts w:ascii="Gentium Basic" w:hAnsi="Gentium Basic"/>
          <w:b/>
          <w:sz w:val="28"/>
          <w:szCs w:val="28"/>
          <w:lang w:val="en-GB"/>
        </w:rPr>
        <w:t>Materials and Methods</w:t>
      </w:r>
    </w:p>
    <w:p w14:paraId="51C24F7C" w14:textId="47F0ED62" w:rsidR="00733C85" w:rsidRDefault="00733C85" w:rsidP="00DF7926">
      <w:pPr>
        <w:spacing w:after="100" w:afterAutospacing="1" w:line="360" w:lineRule="auto"/>
        <w:contextualSpacing/>
        <w:rPr>
          <w:rStyle w:val="apple-converted-space"/>
          <w:rFonts w:ascii="Gentium Basic" w:hAnsi="Gentium Basic"/>
          <w:color w:val="000000" w:themeColor="text1"/>
          <w:shd w:val="clear" w:color="auto" w:fill="FFFFFF"/>
        </w:rPr>
      </w:pPr>
      <w:r w:rsidRPr="00C927C1">
        <w:rPr>
          <w:rFonts w:ascii="Gentium Basic" w:hAnsi="Gentium Basic"/>
          <w:b/>
        </w:rPr>
        <w:t xml:space="preserve">Animal model.  </w:t>
      </w:r>
      <w:r w:rsidRPr="00C927C1">
        <w:rPr>
          <w:rFonts w:ascii="Gentium Basic" w:hAnsi="Gentium Basic"/>
        </w:rPr>
        <w:t xml:space="preserve">All procedures were conducted in accordance with the UK Home Office Animal (Scientific Procedures) Act 1986 and local ethics committees at </w:t>
      </w:r>
      <w:r w:rsidR="00F26784">
        <w:rPr>
          <w:rFonts w:ascii="Gentium Basic" w:hAnsi="Gentium Basic"/>
        </w:rPr>
        <w:t xml:space="preserve">the </w:t>
      </w:r>
      <w:r w:rsidRPr="00C927C1">
        <w:rPr>
          <w:rFonts w:ascii="Gentium Basic" w:hAnsi="Gentium Basic"/>
        </w:rPr>
        <w:t>University</w:t>
      </w:r>
      <w:r w:rsidR="00F26784">
        <w:rPr>
          <w:rFonts w:ascii="Gentium Basic" w:hAnsi="Gentium Basic"/>
        </w:rPr>
        <w:t xml:space="preserve"> of Cambridge</w:t>
      </w:r>
      <w:r w:rsidRPr="00C927C1">
        <w:rPr>
          <w:rFonts w:ascii="Gentium Basic" w:hAnsi="Gentium Basic"/>
        </w:rPr>
        <w:t xml:space="preserve">.  </w:t>
      </w:r>
      <w:r w:rsidRPr="00506F4C">
        <w:rPr>
          <w:rFonts w:ascii="Gentium Basic" w:hAnsi="Gentium Basic"/>
        </w:rPr>
        <w:t xml:space="preserve">Animals were maintained at </w:t>
      </w:r>
      <w:r w:rsidR="00F26784">
        <w:rPr>
          <w:rFonts w:ascii="Gentium Basic" w:hAnsi="Gentium Basic"/>
        </w:rPr>
        <w:t>the</w:t>
      </w:r>
      <w:r w:rsidRPr="00506F4C">
        <w:rPr>
          <w:rFonts w:ascii="Gentium Basic" w:hAnsi="Gentium Basic"/>
        </w:rPr>
        <w:t xml:space="preserve"> University’s biomedical research facility as described previously</w:t>
      </w:r>
      <w:r w:rsidR="002673D5">
        <w:rPr>
          <w:rFonts w:ascii="Gentium Basic" w:hAnsi="Gentium Basic"/>
        </w:rPr>
        <w:t xml:space="preserve"> </w:t>
      </w:r>
      <w:r w:rsidR="00AA626F">
        <w:rPr>
          <w:rFonts w:ascii="Gentium Basic" w:hAnsi="Gentium Basic"/>
        </w:rPr>
        <w:fldChar w:fldCharType="begin">
          <w:fldData xml:space="preserve">PEVuZE5vdGU+PENpdGU+PEF1dGhvcj5GZXJuYW5kZXotVHdpbm48L0F1dGhvcj48WWVhcj4yMDE3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</w:fldData>
        </w:fldChar>
      </w:r>
      <w:r w:rsidR="00001608">
        <w:rPr>
          <w:rFonts w:ascii="Gentium Basic" w:hAnsi="Gentium Basic"/>
        </w:rPr>
        <w:instrText xml:space="preserve"> ADDIN EN.CITE </w:instrText>
      </w:r>
      <w:r w:rsidR="00001608">
        <w:rPr>
          <w:rFonts w:ascii="Gentium Basic" w:hAnsi="Gentium Basic"/>
        </w:rPr>
        <w:fldChar w:fldCharType="begin">
          <w:fldData xml:space="preserve">PEVuZE5vdGU+PENpdGU+PEF1dGhvcj5GZXJuYW5kZXotVHdpbm48L0F1dGhvcj48WWVhcj4yMDE3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</w:fldData>
        </w:fldChar>
      </w:r>
      <w:r w:rsidR="00001608">
        <w:rPr>
          <w:rFonts w:ascii="Gentium Basic" w:hAnsi="Gentium Basic"/>
        </w:rPr>
        <w:instrText xml:space="preserve"> ADDIN EN.CITE.DATA </w:instrText>
      </w:r>
      <w:r w:rsidR="00001608">
        <w:rPr>
          <w:rFonts w:ascii="Gentium Basic" w:hAnsi="Gentium Basic"/>
        </w:rPr>
      </w:r>
      <w:r w:rsidR="00001608">
        <w:rPr>
          <w:rFonts w:ascii="Gentium Basic" w:hAnsi="Gentium Basic"/>
        </w:rPr>
        <w:fldChar w:fldCharType="end"/>
      </w:r>
      <w:r w:rsidR="00AA626F">
        <w:rPr>
          <w:rFonts w:ascii="Gentium Basic" w:hAnsi="Gentium Basic"/>
        </w:rPr>
      </w:r>
      <w:r w:rsidR="00AA626F">
        <w:rPr>
          <w:rFonts w:ascii="Gentium Basic" w:hAnsi="Gentium Basic"/>
        </w:rPr>
        <w:fldChar w:fldCharType="separate"/>
      </w:r>
      <w:r w:rsidR="00001608">
        <w:rPr>
          <w:rFonts w:ascii="Gentium Basic" w:hAnsi="Gentium Basic"/>
          <w:noProof/>
        </w:rPr>
        <w:t>[</w:t>
      </w:r>
      <w:hyperlink w:anchor="_ENREF_14" w:tooltip="Fernandez-Twinn, 2017 #26422" w:history="1">
        <w:r w:rsidR="007F536D">
          <w:rPr>
            <w:rFonts w:ascii="Gentium Basic" w:hAnsi="Gentium Basic"/>
            <w:noProof/>
          </w:rPr>
          <w:t>14-16</w:t>
        </w:r>
      </w:hyperlink>
      <w:r w:rsidR="00001608">
        <w:rPr>
          <w:rFonts w:ascii="Gentium Basic" w:hAnsi="Gentium Basic"/>
          <w:noProof/>
        </w:rPr>
        <w:t>]</w:t>
      </w:r>
      <w:r w:rsidR="00AA626F">
        <w:rPr>
          <w:rFonts w:ascii="Gentium Basic" w:hAnsi="Gentium Basic"/>
        </w:rPr>
        <w:fldChar w:fldCharType="end"/>
      </w:r>
      <w:r w:rsidRPr="00506F4C">
        <w:rPr>
          <w:rFonts w:ascii="Gentium Basic" w:hAnsi="Gentium Basic"/>
        </w:rPr>
        <w:t>. Briefly</w:t>
      </w:r>
      <w:r w:rsidR="002D1942">
        <w:rPr>
          <w:rFonts w:ascii="Gentium Basic" w:hAnsi="Gentium Basic"/>
        </w:rPr>
        <w:t xml:space="preserve">, </w:t>
      </w:r>
      <w:r w:rsidR="00505FE1">
        <w:rPr>
          <w:rFonts w:ascii="Gentium Basic" w:hAnsi="Gentium Basic"/>
        </w:rPr>
        <w:t xml:space="preserve">female </w:t>
      </w:r>
      <w:r w:rsidR="00170F24" w:rsidRPr="00506F4C">
        <w:rPr>
          <w:rFonts w:ascii="Gentium Basic" w:hAnsi="Gentium Basic"/>
        </w:rPr>
        <w:t>C57BL</w:t>
      </w:r>
      <w:r w:rsidR="00170F24">
        <w:rPr>
          <w:rFonts w:ascii="Gentium Basic" w:hAnsi="Gentium Basic"/>
        </w:rPr>
        <w:t>/</w:t>
      </w:r>
      <w:r w:rsidR="00170F24" w:rsidRPr="00506F4C">
        <w:rPr>
          <w:rFonts w:ascii="Gentium Basic" w:hAnsi="Gentium Basic"/>
        </w:rPr>
        <w:t>6</w:t>
      </w:r>
      <w:r w:rsidR="00F26784">
        <w:rPr>
          <w:rFonts w:ascii="Gentium Basic" w:hAnsi="Gentium Basic"/>
        </w:rPr>
        <w:t xml:space="preserve"> </w:t>
      </w:r>
      <w:r w:rsidR="00505FE1">
        <w:rPr>
          <w:rFonts w:ascii="Gentium Basic" w:hAnsi="Gentium Basic"/>
        </w:rPr>
        <w:t>mice</w:t>
      </w:r>
      <w:r w:rsidRPr="00506F4C">
        <w:rPr>
          <w:rFonts w:ascii="Gentium Basic" w:hAnsi="Gentium Basic"/>
          <w:color w:val="000000" w:themeColor="text1"/>
        </w:rPr>
        <w:t xml:space="preserve"> were </w:t>
      </w:r>
      <w:r w:rsidRPr="00506F4C">
        <w:rPr>
          <w:rStyle w:val="apple-converted-space"/>
          <w:rFonts w:ascii="Gentium Basic" w:hAnsi="Gentium Basic"/>
          <w:color w:val="000000" w:themeColor="text1"/>
          <w:shd w:val="clear" w:color="auto" w:fill="FFFFFF"/>
        </w:rPr>
        <w:t xml:space="preserve">fed either </w:t>
      </w:r>
      <w:r w:rsidR="004249AB">
        <w:rPr>
          <w:rStyle w:val="apple-converted-space"/>
          <w:rFonts w:ascii="Gentium Basic" w:hAnsi="Gentium Basic"/>
          <w:color w:val="000000" w:themeColor="text1"/>
          <w:shd w:val="clear" w:color="auto" w:fill="FFFFFF"/>
        </w:rPr>
        <w:t xml:space="preserve">a </w:t>
      </w:r>
      <w:r w:rsidRPr="00506F4C">
        <w:rPr>
          <w:rStyle w:val="apple-converted-space"/>
          <w:rFonts w:ascii="Gentium Basic" w:hAnsi="Gentium Basic"/>
          <w:color w:val="000000" w:themeColor="text1"/>
          <w:shd w:val="clear" w:color="auto" w:fill="FFFFFF"/>
        </w:rPr>
        <w:t>control</w:t>
      </w:r>
      <w:r w:rsidR="00DB253D">
        <w:rPr>
          <w:rStyle w:val="apple-converted-space"/>
          <w:rFonts w:ascii="Gentium Basic" w:hAnsi="Gentium Basic"/>
          <w:color w:val="000000" w:themeColor="text1"/>
          <w:shd w:val="clear" w:color="auto" w:fill="FFFFFF"/>
        </w:rPr>
        <w:t>/lean</w:t>
      </w:r>
      <w:r w:rsidR="00727A67">
        <w:rPr>
          <w:rStyle w:val="apple-converted-space"/>
          <w:rFonts w:ascii="Gentium Basic" w:hAnsi="Gentium Basic"/>
          <w:color w:val="000000" w:themeColor="text1"/>
          <w:shd w:val="clear" w:color="auto" w:fill="FFFFFF"/>
        </w:rPr>
        <w:t xml:space="preserve"> (RM1) </w:t>
      </w:r>
      <w:r w:rsidRPr="00506F4C">
        <w:rPr>
          <w:rStyle w:val="apple-converted-space"/>
          <w:rFonts w:ascii="Gentium Basic" w:hAnsi="Gentium Basic"/>
          <w:color w:val="000000" w:themeColor="text1"/>
          <w:shd w:val="clear" w:color="auto" w:fill="FFFFFF"/>
        </w:rPr>
        <w:t xml:space="preserve">or </w:t>
      </w:r>
      <w:r w:rsidR="00F26784">
        <w:rPr>
          <w:rStyle w:val="apple-converted-space"/>
          <w:rFonts w:ascii="Gentium Basic" w:hAnsi="Gentium Basic"/>
          <w:color w:val="000000" w:themeColor="text1"/>
          <w:shd w:val="clear" w:color="auto" w:fill="FFFFFF"/>
        </w:rPr>
        <w:t xml:space="preserve">an obesogenic high-fat </w:t>
      </w:r>
      <w:r w:rsidR="00727A67">
        <w:rPr>
          <w:rStyle w:val="apple-converted-space"/>
          <w:rFonts w:ascii="Gentium Basic" w:hAnsi="Gentium Basic"/>
          <w:color w:val="000000" w:themeColor="text1"/>
          <w:shd w:val="clear" w:color="auto" w:fill="FFFFFF"/>
        </w:rPr>
        <w:t xml:space="preserve">diet </w:t>
      </w:r>
      <w:r w:rsidR="004249AB">
        <w:rPr>
          <w:rStyle w:val="apple-converted-space"/>
          <w:rFonts w:ascii="Gentium Basic" w:hAnsi="Gentium Basic"/>
          <w:color w:val="000000" w:themeColor="text1"/>
          <w:shd w:val="clear" w:color="auto" w:fill="FFFFFF"/>
        </w:rPr>
        <w:t xml:space="preserve">from weaning and throughout 2 pregnancies and lactation </w:t>
      </w:r>
      <w:r w:rsidR="00727A67">
        <w:rPr>
          <w:rStyle w:val="apple-converted-space"/>
          <w:rFonts w:ascii="Gentium Basic" w:hAnsi="Gentium Basic"/>
          <w:color w:val="000000" w:themeColor="text1"/>
          <w:shd w:val="clear" w:color="auto" w:fill="FFFFFF"/>
        </w:rPr>
        <w:t>(</w:t>
      </w:r>
      <w:r w:rsidR="004249AB">
        <w:rPr>
          <w:rStyle w:val="apple-converted-space"/>
          <w:rFonts w:ascii="Gentium Basic" w:hAnsi="Gentium Basic"/>
          <w:color w:val="000000" w:themeColor="text1"/>
          <w:shd w:val="clear" w:color="auto" w:fill="FFFFFF"/>
        </w:rPr>
        <w:t xml:space="preserve">both diets manufactured by </w:t>
      </w:r>
      <w:r w:rsidR="009E4497" w:rsidRPr="00506F4C">
        <w:rPr>
          <w:rStyle w:val="apple-converted-space"/>
          <w:rFonts w:ascii="Gentium Basic" w:hAnsi="Gentium Basic"/>
          <w:color w:val="000000" w:themeColor="text1"/>
          <w:shd w:val="clear" w:color="auto" w:fill="FFFFFF"/>
        </w:rPr>
        <w:t xml:space="preserve">Special Dietary Services Ltd; </w:t>
      </w:r>
      <w:r w:rsidR="00727A67">
        <w:rPr>
          <w:rStyle w:val="apple-converted-space"/>
          <w:rFonts w:ascii="Gentium Basic" w:hAnsi="Gentium Basic"/>
          <w:color w:val="000000" w:themeColor="text1"/>
          <w:shd w:val="clear" w:color="auto" w:fill="FFFFFF"/>
        </w:rPr>
        <w:t xml:space="preserve">Witham, </w:t>
      </w:r>
      <w:r w:rsidR="009E4497" w:rsidRPr="00506F4C">
        <w:rPr>
          <w:rStyle w:val="apple-converted-space"/>
          <w:rFonts w:ascii="Gentium Basic" w:hAnsi="Gentium Basic"/>
          <w:color w:val="000000" w:themeColor="text1"/>
          <w:shd w:val="clear" w:color="auto" w:fill="FFFFFF"/>
        </w:rPr>
        <w:t>UK)</w:t>
      </w:r>
      <w:r w:rsidR="004249AB">
        <w:rPr>
          <w:rStyle w:val="apple-converted-space"/>
          <w:rFonts w:ascii="Gentium Basic" w:hAnsi="Gentium Basic"/>
          <w:color w:val="000000" w:themeColor="text1"/>
          <w:shd w:val="clear" w:color="auto" w:fill="FFFFFF"/>
        </w:rPr>
        <w:t xml:space="preserve">. Diet compositions have been </w:t>
      </w:r>
      <w:r w:rsidR="009E4497" w:rsidRPr="00506F4C">
        <w:rPr>
          <w:rStyle w:val="apple-converted-space"/>
          <w:rFonts w:ascii="Gentium Basic" w:hAnsi="Gentium Basic"/>
          <w:color w:val="000000" w:themeColor="text1"/>
          <w:shd w:val="clear" w:color="auto" w:fill="FFFFFF"/>
        </w:rPr>
        <w:t>described previously</w:t>
      </w:r>
      <w:r w:rsidR="007F536D">
        <w:rPr>
          <w:rStyle w:val="apple-converted-space"/>
          <w:rFonts w:ascii="Gentium Basic" w:hAnsi="Gentium Basic"/>
          <w:color w:val="000000" w:themeColor="text1"/>
          <w:shd w:val="clear" w:color="auto" w:fill="FFFFFF"/>
        </w:rPr>
        <w:t xml:space="preserve"> </w:t>
      </w:r>
      <w:r w:rsidR="007F536D">
        <w:rPr>
          <w:rStyle w:val="apple-converted-space"/>
          <w:rFonts w:ascii="Gentium Basic" w:hAnsi="Gentium Basic"/>
          <w:color w:val="000000" w:themeColor="text1"/>
          <w:shd w:val="clear" w:color="auto" w:fill="FFFFFF"/>
        </w:rPr>
        <w:fldChar w:fldCharType="begin"/>
      </w:r>
      <w:r w:rsidR="007F536D">
        <w:rPr>
          <w:rStyle w:val="apple-converted-space"/>
          <w:rFonts w:ascii="Gentium Basic" w:hAnsi="Gentium Basic"/>
          <w:color w:val="000000" w:themeColor="text1"/>
          <w:shd w:val="clear" w:color="auto" w:fill="FFFFFF"/>
        </w:rPr>
        <w:instrText xml:space="preserve"> ADDIN EN.CITE &lt;EndNote&gt;&lt;Cite&gt;&lt;Author&gt;Samuelsson&lt;/Author&gt;&lt;Year&gt;2008&lt;/Year&gt;&lt;RecNum&gt;26411&lt;/RecNum&gt;&lt;DisplayText&gt;[33]&lt;/DisplayText&gt;&lt;record&gt;&lt;rec-number&gt;26411&lt;/rec-number&gt;&lt;foreign-keys&gt;&lt;key app="EN" db-id="xsfs52xdqvest2eavxmpwatxpdw09dxawvfv" timestamp="1543327470"&gt;26411&lt;/key&gt;&lt;/foreign-keys&gt;&lt;ref-type name="Journal Article"&gt;17&lt;/ref-type&gt;&lt;contributors&gt;&lt;authors&gt;&lt;author&gt;Samuelsson, Anne-Maj&lt;/author&gt;&lt;author&gt;Matthews, Phillippa A.&lt;/author&gt;&lt;author&gt;Argenton, Marco&lt;/author&gt;&lt;author&gt;Christie, Michael, R.&lt;/author&gt;&lt;author&gt;McConnell, Josie M.&lt;/author&gt;&lt;author&gt;Jansen, Eugene H. J. M.&lt;/author&gt;&lt;author&gt;Piersma, Aldert H.&lt;/author&gt;&lt;author&gt;Ozanne, Susan E.&lt;/author&gt;&lt;author&gt;Fernandez-Twinn, Denise &lt;/author&gt;&lt;author&gt;Remacle, Claude&lt;/author&gt;&lt;author&gt;Rowlerson, Anthea&lt;/author&gt;&lt;author&gt;Poston, Lucilla&lt;/author&gt;&lt;author&gt;Taylor, Paul D.&lt;/author&gt;&lt;/authors&gt;&lt;/contributors&gt;&lt;titles&gt;&lt;title&gt;Diet-Induced Obesity in Female Mice Leads to Offspring Hyperphagia, Adiposity, Hypertension, and Insulin Resistance&lt;/title&gt;&lt;secondary-title&gt;Hypertension&lt;/secondary-title&gt;&lt;/titles&gt;&lt;periodical&gt;&lt;full-title&gt;Hypertension&lt;/full-title&gt;&lt;/periodical&gt;&lt;pages&gt;383-392&lt;/pages&gt;&lt;volume&gt;51&lt;/volume&gt;&lt;number&gt;2&lt;/number&gt;&lt;dates&gt;&lt;year&gt;2008&lt;/year&gt;&lt;pub-dates&gt;&lt;date&gt;2008/02/01&lt;/date&gt;&lt;/pub-dates&gt;&lt;/dates&gt;&lt;publisher&gt;American Heart Association&lt;/publisher&gt;&lt;urls&gt;&lt;related-urls&gt;&lt;url&gt;https://doi.org/10.1161/HYPERTENSIONAHA.107.101477&lt;/url&gt;&lt;/related-urls&gt;&lt;/urls&gt;&lt;electronic-resource-num&gt;10.1161/HYPERTENSIONAHA.107.101477&lt;/electronic-resource-num&gt;&lt;access-date&gt;2018/11/27&lt;/access-date&gt;&lt;/record&gt;&lt;/Cite&gt;&lt;/EndNote&gt;</w:instrText>
      </w:r>
      <w:r w:rsidR="007F536D">
        <w:rPr>
          <w:rStyle w:val="apple-converted-space"/>
          <w:rFonts w:ascii="Gentium Basic" w:hAnsi="Gentium Basic"/>
          <w:color w:val="000000" w:themeColor="text1"/>
          <w:shd w:val="clear" w:color="auto" w:fill="FFFFFF"/>
        </w:rPr>
        <w:fldChar w:fldCharType="separate"/>
      </w:r>
      <w:r w:rsidR="007F536D">
        <w:rPr>
          <w:rStyle w:val="apple-converted-space"/>
          <w:rFonts w:ascii="Gentium Basic" w:hAnsi="Gentium Basic"/>
          <w:noProof/>
          <w:color w:val="000000" w:themeColor="text1"/>
          <w:shd w:val="clear" w:color="auto" w:fill="FFFFFF"/>
        </w:rPr>
        <w:t>[</w:t>
      </w:r>
      <w:hyperlink w:anchor="_ENREF_33" w:tooltip="Samuelsson, 2008 #26411" w:history="1">
        <w:r w:rsidR="007F536D">
          <w:rPr>
            <w:rStyle w:val="apple-converted-space"/>
            <w:rFonts w:ascii="Gentium Basic" w:hAnsi="Gentium Basic"/>
            <w:noProof/>
            <w:color w:val="000000" w:themeColor="text1"/>
            <w:shd w:val="clear" w:color="auto" w:fill="FFFFFF"/>
          </w:rPr>
          <w:t>33</w:t>
        </w:r>
      </w:hyperlink>
      <w:r w:rsidR="007F536D">
        <w:rPr>
          <w:rStyle w:val="apple-converted-space"/>
          <w:rFonts w:ascii="Gentium Basic" w:hAnsi="Gentium Basic"/>
          <w:noProof/>
          <w:color w:val="000000" w:themeColor="text1"/>
          <w:shd w:val="clear" w:color="auto" w:fill="FFFFFF"/>
        </w:rPr>
        <w:t>]</w:t>
      </w:r>
      <w:r w:rsidR="007F536D">
        <w:rPr>
          <w:rStyle w:val="apple-converted-space"/>
          <w:rFonts w:ascii="Gentium Basic" w:hAnsi="Gentium Basic"/>
          <w:color w:val="000000" w:themeColor="text1"/>
          <w:shd w:val="clear" w:color="auto" w:fill="FFFFFF"/>
        </w:rPr>
        <w:fldChar w:fldCharType="end"/>
      </w:r>
      <w:hyperlink w:anchor="_ENREF_7" w:tooltip="Watkins, 2018 #17955" w:history="1"/>
      <w:r w:rsidR="007F536D">
        <w:rPr>
          <w:rStyle w:val="apple-converted-space"/>
          <w:rFonts w:ascii="Gentium Basic" w:hAnsi="Gentium Basic"/>
          <w:color w:val="000000" w:themeColor="text1"/>
          <w:shd w:val="clear" w:color="auto" w:fill="FFFFFF"/>
        </w:rPr>
        <w:t xml:space="preserve">.  </w:t>
      </w:r>
      <w:r w:rsidR="00E03AF0">
        <w:rPr>
          <w:rStyle w:val="apple-converted-space"/>
          <w:rFonts w:ascii="Gentium Basic" w:hAnsi="Gentium Basic"/>
          <w:i/>
          <w:color w:val="000000" w:themeColor="text1"/>
          <w:shd w:val="clear" w:color="auto" w:fill="FFFFFF"/>
        </w:rPr>
        <w:t xml:space="preserve">n </w:t>
      </w:r>
      <w:r w:rsidR="00E03AF0">
        <w:rPr>
          <w:rStyle w:val="apple-converted-space"/>
          <w:rFonts w:ascii="Gentium Basic" w:hAnsi="Gentium Basic"/>
          <w:color w:val="000000" w:themeColor="text1"/>
          <w:shd w:val="clear" w:color="auto" w:fill="FFFFFF"/>
        </w:rPr>
        <w:t>= 8 dams per group</w:t>
      </w:r>
      <w:r w:rsidR="00CB75D5">
        <w:rPr>
          <w:rStyle w:val="apple-converted-space"/>
          <w:rFonts w:ascii="Gentium Basic" w:hAnsi="Gentium Basic"/>
          <w:color w:val="000000" w:themeColor="text1"/>
          <w:shd w:val="clear" w:color="auto" w:fill="FFFFFF"/>
        </w:rPr>
        <w:t xml:space="preserve"> were used in this study.</w:t>
      </w:r>
    </w:p>
    <w:p w14:paraId="5D56CE88" w14:textId="663E1D15" w:rsidR="00B929BC" w:rsidRDefault="00B929BC" w:rsidP="00DF7926">
      <w:pPr>
        <w:spacing w:after="100" w:afterAutospacing="1" w:line="360" w:lineRule="auto"/>
        <w:contextualSpacing/>
        <w:rPr>
          <w:rStyle w:val="apple-converted-space"/>
          <w:rFonts w:ascii="Gentium Basic" w:hAnsi="Gentium Basic"/>
        </w:rPr>
      </w:pPr>
    </w:p>
    <w:p w14:paraId="4D3BA646" w14:textId="1FEBD5FE" w:rsidR="00B929BC" w:rsidRPr="00B929BC" w:rsidRDefault="00B929BC" w:rsidP="00B929BC">
      <w:pPr>
        <w:spacing w:after="100" w:afterAutospacing="1" w:line="360" w:lineRule="auto"/>
        <w:contextualSpacing/>
        <w:rPr>
          <w:rStyle w:val="apple-converted-space"/>
          <w:rFonts w:ascii="Gentium Basic" w:hAnsi="Gentium Basic"/>
        </w:rPr>
      </w:pPr>
      <w:r w:rsidRPr="007F536D">
        <w:rPr>
          <w:rStyle w:val="apple-converted-space"/>
          <w:rFonts w:ascii="Gentium Basic" w:hAnsi="Gentium Basic"/>
          <w:b/>
        </w:rPr>
        <w:t>Glucose tolerance test.</w:t>
      </w:r>
      <w:r>
        <w:rPr>
          <w:rStyle w:val="apple-converted-space"/>
          <w:rFonts w:ascii="Gentium Basic" w:hAnsi="Gentium Basic"/>
        </w:rPr>
        <w:t xml:space="preserve"> </w:t>
      </w:r>
      <w:r w:rsidRPr="00B929BC">
        <w:rPr>
          <w:rStyle w:val="apple-converted-space"/>
          <w:rFonts w:ascii="Gentium Basic" w:hAnsi="Gentium Basic"/>
        </w:rPr>
        <w:t>On the day of weaning, dams were fasted over</w:t>
      </w:r>
      <w:r w:rsidR="007F536D">
        <w:rPr>
          <w:rStyle w:val="apple-converted-space"/>
          <w:rFonts w:ascii="Gentium Basic" w:hAnsi="Gentium Basic"/>
        </w:rPr>
        <w:t xml:space="preserve"> </w:t>
      </w:r>
      <w:r w:rsidRPr="00B929BC">
        <w:rPr>
          <w:rStyle w:val="apple-converted-space"/>
          <w:rFonts w:ascii="Gentium Basic" w:hAnsi="Gentium Basic"/>
        </w:rPr>
        <w:t>night</w:t>
      </w:r>
      <w:r w:rsidR="007F536D">
        <w:rPr>
          <w:rStyle w:val="apple-converted-space"/>
          <w:rFonts w:ascii="Gentium Basic" w:hAnsi="Gentium Basic"/>
        </w:rPr>
        <w:t>,</w:t>
      </w:r>
      <w:r w:rsidRPr="00B929BC">
        <w:rPr>
          <w:rStyle w:val="apple-converted-space"/>
          <w:rFonts w:ascii="Gentium Basic" w:hAnsi="Gentium Basic"/>
        </w:rPr>
        <w:t xml:space="preserve"> beginning at 16:30. Dams were placed individually into a clean cage with access to water. They were fasted for 16 hours and blood drawn from the tail for basal (0 minute) glucose measurements (AlphaTRAK2, Zoetis, USA). Dams were then injected intraperitoneally (i.p.) with 1 g/kg glucose and further tail blood glucose measurements were made at timed intervals after injection (15 minutes, 30 minutes, 45 minutes, 60 minutes, 90 minutes and 120 minutes). </w:t>
      </w:r>
      <w:r>
        <w:rPr>
          <w:rStyle w:val="apple-converted-space"/>
          <w:rFonts w:ascii="Gentium Basic" w:hAnsi="Gentium Basic"/>
        </w:rPr>
        <w:t>B</w:t>
      </w:r>
      <w:r w:rsidRPr="00B929BC">
        <w:rPr>
          <w:rStyle w:val="apple-converted-space"/>
          <w:rFonts w:ascii="Gentium Basic" w:hAnsi="Gentium Basic"/>
        </w:rPr>
        <w:t xml:space="preserve">lood was </w:t>
      </w:r>
      <w:r>
        <w:rPr>
          <w:rStyle w:val="apple-converted-space"/>
          <w:rFonts w:ascii="Gentium Basic" w:hAnsi="Gentium Basic"/>
        </w:rPr>
        <w:t xml:space="preserve">also </w:t>
      </w:r>
      <w:r w:rsidRPr="00B929BC">
        <w:rPr>
          <w:rStyle w:val="apple-converted-space"/>
          <w:rFonts w:ascii="Gentium Basic" w:hAnsi="Gentium Basic"/>
        </w:rPr>
        <w:t xml:space="preserve">collected at 0 minutes, 15 minutes and 30 minutes time points in </w:t>
      </w:r>
      <w:r>
        <w:rPr>
          <w:rStyle w:val="apple-converted-space"/>
          <w:rFonts w:ascii="Gentium Basic" w:hAnsi="Gentium Basic"/>
        </w:rPr>
        <w:t xml:space="preserve">to </w:t>
      </w:r>
      <w:r w:rsidRPr="00B929BC">
        <w:rPr>
          <w:rStyle w:val="apple-converted-space"/>
          <w:rFonts w:ascii="Gentium Basic" w:hAnsi="Gentium Basic"/>
        </w:rPr>
        <w:t>haematocrit Na- hepar</w:t>
      </w:r>
      <w:r w:rsidR="007F536D">
        <w:rPr>
          <w:rStyle w:val="apple-converted-space"/>
          <w:rFonts w:ascii="Gentium Basic" w:hAnsi="Gentium Basic"/>
        </w:rPr>
        <w:t>in capillary tubes (Hirschmann-</w:t>
      </w:r>
      <w:r w:rsidRPr="00B929BC">
        <w:rPr>
          <w:rStyle w:val="apple-converted-space"/>
          <w:rFonts w:ascii="Gentium Basic" w:hAnsi="Gentium Basic"/>
        </w:rPr>
        <w:t xml:space="preserve">Laborgeräte, Germany). Plasma was isolated </w:t>
      </w:r>
      <w:r w:rsidR="00824AFB">
        <w:rPr>
          <w:rStyle w:val="apple-converted-space"/>
          <w:rFonts w:ascii="Gentium Basic" w:hAnsi="Gentium Basic"/>
        </w:rPr>
        <w:t>after centrifugation</w:t>
      </w:r>
      <w:r w:rsidRPr="00B929BC">
        <w:rPr>
          <w:rStyle w:val="apple-converted-space"/>
          <w:rFonts w:ascii="Gentium Basic" w:hAnsi="Gentium Basic"/>
        </w:rPr>
        <w:t xml:space="preserve"> </w:t>
      </w:r>
      <w:r w:rsidR="00824AFB">
        <w:rPr>
          <w:rStyle w:val="apple-converted-space"/>
          <w:rFonts w:ascii="Gentium Basic" w:hAnsi="Gentium Basic"/>
        </w:rPr>
        <w:t>(</w:t>
      </w:r>
      <w:r w:rsidRPr="00B929BC">
        <w:rPr>
          <w:rStyle w:val="apple-converted-space"/>
          <w:rFonts w:ascii="Gentium Basic" w:hAnsi="Gentium Basic"/>
        </w:rPr>
        <w:t>Haematospin</w:t>
      </w:r>
      <w:r w:rsidR="00824AFB">
        <w:rPr>
          <w:rStyle w:val="apple-converted-space"/>
          <w:rFonts w:ascii="Gentium Basic" w:hAnsi="Gentium Basic"/>
        </w:rPr>
        <w:t xml:space="preserve">, </w:t>
      </w:r>
      <w:r w:rsidRPr="00B929BC">
        <w:rPr>
          <w:rStyle w:val="apple-converted-space"/>
          <w:rFonts w:ascii="Gentium Basic" w:hAnsi="Gentium Basic"/>
        </w:rPr>
        <w:t xml:space="preserve">Hawksley, UK) for four minutes and plasma insulin was measured using a </w:t>
      </w:r>
      <w:r w:rsidRPr="00B929BC">
        <w:rPr>
          <w:rStyle w:val="apple-converted-space"/>
          <w:rFonts w:ascii="Gentium Basic" w:hAnsi="Gentium Basic"/>
        </w:rPr>
        <w:lastRenderedPageBreak/>
        <w:t xml:space="preserve">Mouse Insulin ELISA (CrystalChem, USA) following manufacturer’s instructions. Area under </w:t>
      </w:r>
      <w:r w:rsidR="007F5972">
        <w:rPr>
          <w:rStyle w:val="apple-converted-space"/>
          <w:rFonts w:ascii="Gentium Basic" w:hAnsi="Gentium Basic"/>
        </w:rPr>
        <w:t xml:space="preserve">the </w:t>
      </w:r>
      <w:r w:rsidRPr="00B929BC">
        <w:rPr>
          <w:rStyle w:val="apple-converted-space"/>
          <w:rFonts w:ascii="Gentium Basic" w:hAnsi="Gentium Basic"/>
        </w:rPr>
        <w:t xml:space="preserve">curve </w:t>
      </w:r>
      <w:r w:rsidR="007F5972">
        <w:rPr>
          <w:rStyle w:val="apple-converted-space"/>
          <w:rFonts w:ascii="Gentium Basic" w:hAnsi="Gentium Basic"/>
        </w:rPr>
        <w:t xml:space="preserve">(AUC) </w:t>
      </w:r>
      <w:r w:rsidRPr="00B929BC">
        <w:rPr>
          <w:rStyle w:val="apple-converted-space"/>
          <w:rFonts w:ascii="Gentium Basic" w:hAnsi="Gentium Basic"/>
        </w:rPr>
        <w:t>was calculated by summation of trapezoids (Prism</w:t>
      </w:r>
      <w:r w:rsidR="007F5972">
        <w:rPr>
          <w:rStyle w:val="apple-converted-space"/>
          <w:rFonts w:ascii="Gentium Basic" w:hAnsi="Gentium Basic"/>
        </w:rPr>
        <w:t xml:space="preserve"> 8</w:t>
      </w:r>
      <w:r w:rsidRPr="00B929BC">
        <w:rPr>
          <w:rStyle w:val="apple-converted-space"/>
          <w:rFonts w:ascii="Gentium Basic" w:hAnsi="Gentium Basic"/>
        </w:rPr>
        <w:t>, GraphPad, USA). Using the matched plasma insulin and glucose values</w:t>
      </w:r>
      <w:r w:rsidR="007F5972">
        <w:rPr>
          <w:rStyle w:val="apple-converted-space"/>
          <w:rFonts w:ascii="Gentium Basic" w:hAnsi="Gentium Basic"/>
        </w:rPr>
        <w:t>,</w:t>
      </w:r>
      <w:r w:rsidRPr="00B929BC">
        <w:rPr>
          <w:rStyle w:val="apple-converted-space"/>
          <w:rFonts w:ascii="Gentium Basic" w:hAnsi="Gentium Basic"/>
        </w:rPr>
        <w:t xml:space="preserve"> HOMA-IR was calculated using the HOMA calculator (Diabetes Trial Unit, University of Oxford available here: https://www.dtu.ox.ac.uk/homacalculator/).</w:t>
      </w:r>
      <w:r w:rsidR="007F5972">
        <w:rPr>
          <w:rStyle w:val="apple-converted-space"/>
          <w:rFonts w:ascii="Gentium Basic" w:hAnsi="Gentium Basic"/>
        </w:rPr>
        <w:t xml:space="preserve"> </w:t>
      </w:r>
    </w:p>
    <w:p w14:paraId="267021BD" w14:textId="12376799" w:rsidR="00733C85" w:rsidRPr="00506F4C" w:rsidRDefault="00733C85" w:rsidP="00DF7926">
      <w:pPr>
        <w:spacing w:after="100" w:afterAutospacing="1" w:line="360" w:lineRule="auto"/>
        <w:contextualSpacing/>
        <w:rPr>
          <w:rFonts w:ascii="Gentium Basic" w:hAnsi="Gentium Basic"/>
          <w:i/>
          <w:iCs/>
        </w:rPr>
      </w:pPr>
    </w:p>
    <w:p w14:paraId="36CB1365" w14:textId="10D38646" w:rsidR="009809DD" w:rsidRPr="00506F4C" w:rsidRDefault="00A31C85" w:rsidP="00DF7926">
      <w:pPr>
        <w:spacing w:after="100" w:afterAutospacing="1" w:line="360" w:lineRule="auto"/>
        <w:contextualSpacing/>
        <w:rPr>
          <w:rFonts w:ascii="Gentium Basic" w:hAnsi="Gentium Basic"/>
        </w:rPr>
      </w:pPr>
      <w:r w:rsidRPr="00506F4C">
        <w:rPr>
          <w:rFonts w:ascii="Gentium Basic" w:hAnsi="Gentium Basic"/>
          <w:b/>
        </w:rPr>
        <w:t>Lipidomics</w:t>
      </w:r>
      <w:r w:rsidR="00733C85" w:rsidRPr="00506F4C">
        <w:rPr>
          <w:rFonts w:ascii="Gentium Basic" w:hAnsi="Gentium Basic"/>
          <w:b/>
        </w:rPr>
        <w:t xml:space="preserve">.  </w:t>
      </w:r>
      <w:r w:rsidRPr="00506F4C">
        <w:rPr>
          <w:rFonts w:ascii="Gentium Basic" w:hAnsi="Gentium Basic"/>
        </w:rPr>
        <w:t xml:space="preserve">Lipidomics data for this study were </w:t>
      </w:r>
      <w:r w:rsidR="00E03AF0">
        <w:rPr>
          <w:rFonts w:ascii="Gentium Basic" w:hAnsi="Gentium Basic"/>
        </w:rPr>
        <w:t>drawn from</w:t>
      </w:r>
      <w:r w:rsidRPr="00506F4C">
        <w:rPr>
          <w:rFonts w:ascii="Gentium Basic" w:hAnsi="Gentium Basic"/>
        </w:rPr>
        <w:t xml:space="preserve"> a previous study</w:t>
      </w:r>
      <w:r w:rsidR="00E03AF0">
        <w:rPr>
          <w:rFonts w:ascii="Gentium Basic" w:hAnsi="Gentium Basic"/>
        </w:rPr>
        <w:t>, that used</w:t>
      </w:r>
      <w:r w:rsidR="003B0670" w:rsidRPr="00506F4C">
        <w:rPr>
          <w:rFonts w:ascii="Gentium Basic" w:hAnsi="Gentium Basic"/>
        </w:rPr>
        <w:t xml:space="preserve"> a combination of mass spectrometry and phosphorus NMR</w:t>
      </w:r>
      <w:r w:rsidR="002673D5">
        <w:rPr>
          <w:rFonts w:ascii="Gentium Basic" w:hAnsi="Gentium Basic"/>
        </w:rPr>
        <w:t xml:space="preserve"> </w:t>
      </w:r>
      <w:r w:rsidR="002673D5">
        <w:rPr>
          <w:rFonts w:ascii="Gentium Basic" w:hAnsi="Gentium Basic"/>
        </w:rPr>
        <w:fldChar w:fldCharType="begin"/>
      </w:r>
      <w:r w:rsidR="007F536D">
        <w:rPr>
          <w:rFonts w:ascii="Gentium Basic" w:hAnsi="Gentium Basic"/>
        </w:rPr>
        <w:instrText xml:space="preserve"> ADDIN EN.CITE &lt;EndNote&gt;&lt;Cite&gt;&lt;Author&gt;Furse&lt;/Author&gt;&lt;Year&gt;2020&lt;/Year&gt;&lt;RecNum&gt;26746&lt;/RecNum&gt;&lt;DisplayText&gt;[34]&lt;/DisplayText&gt;&lt;record&gt;&lt;rec-number&gt;26746&lt;/rec-number&gt;&lt;foreign-keys&gt;&lt;key app="EN" db-id="xsfs52xdqvest2eavxmpwatxpdw09dxawvfv" timestamp="1567888196"&gt;26746&lt;/key&gt;&lt;/foreign-keys&gt;&lt;ref-type name="Journal Article"&gt;17&lt;/ref-type&gt;&lt;contributors&gt;&lt;authors&gt;&lt;author&gt;Furse, Samuel&lt;/author&gt;&lt;author&gt;Fernandez-Twinn, Denise&lt;/author&gt;&lt;author&gt;Jenkins, Benjamin&lt;/author&gt;&lt;author&gt;Meek, Claire L.&lt;/author&gt;&lt;author&gt;Williams, Huw E.&lt;/author&gt;&lt;author&gt;Smith, Gordon C. S.&lt;/author&gt;&lt;author&gt;Charnock-Jones, D. Stephen&lt;/author&gt;&lt;author&gt;Ozanne, Susan E.&lt;/author&gt;&lt;author&gt;Koulman, Albert&lt;/author&gt;&lt;/authors&gt;&lt;/contributors&gt;&lt;titles&gt;&lt;title&gt;A high throughput platform for detailed lipidomic analysis of a range of mouse and human tissues&lt;/title&gt;&lt;secondary-title&gt;Analytical and Bioanalytical Chemistry&lt;/secondary-title&gt;&lt;/titles&gt;&lt;periodical&gt;&lt;full-title&gt;Analytical and Bioanalytical Chemistry&lt;/full-title&gt;&lt;abbr-1&gt;Anal Bioanal Chem&lt;/abbr-1&gt;&lt;/periodical&gt;&lt;pages&gt;2851-2862&lt;/pages&gt;&lt;volume&gt;412&lt;/volume&gt;&lt;dates&gt;&lt;year&gt;2020&lt;/year&gt;&lt;/dates&gt;&lt;urls&gt;&lt;/urls&gt;&lt;electronic-resource-num&gt;10.1007/s00216-020-02511-0&lt;/electronic-resource-num&gt;&lt;/record&gt;&lt;/Cite&gt;&lt;/EndNote&gt;</w:instrText>
      </w:r>
      <w:r w:rsidR="002673D5">
        <w:rPr>
          <w:rFonts w:ascii="Gentium Basic" w:hAnsi="Gentium Basic"/>
        </w:rPr>
        <w:fldChar w:fldCharType="separate"/>
      </w:r>
      <w:r w:rsidR="007F536D">
        <w:rPr>
          <w:rFonts w:ascii="Gentium Basic" w:hAnsi="Gentium Basic"/>
          <w:noProof/>
        </w:rPr>
        <w:t>[</w:t>
      </w:r>
      <w:hyperlink w:anchor="_ENREF_34" w:tooltip="Furse, 2020 #26746" w:history="1">
        <w:r w:rsidR="007F536D">
          <w:rPr>
            <w:rFonts w:ascii="Gentium Basic" w:hAnsi="Gentium Basic"/>
            <w:noProof/>
          </w:rPr>
          <w:t>34</w:t>
        </w:r>
      </w:hyperlink>
      <w:r w:rsidR="007F536D">
        <w:rPr>
          <w:rFonts w:ascii="Gentium Basic" w:hAnsi="Gentium Basic"/>
          <w:noProof/>
        </w:rPr>
        <w:t>]</w:t>
      </w:r>
      <w:r w:rsidR="002673D5">
        <w:rPr>
          <w:rFonts w:ascii="Gentium Basic" w:hAnsi="Gentium Basic"/>
        </w:rPr>
        <w:fldChar w:fldCharType="end"/>
      </w:r>
      <w:r w:rsidR="003B0670" w:rsidRPr="00506F4C">
        <w:rPr>
          <w:rFonts w:ascii="Gentium Basic" w:hAnsi="Gentium Basic"/>
        </w:rPr>
        <w:t>.  A</w:t>
      </w:r>
      <w:r w:rsidRPr="00506F4C">
        <w:rPr>
          <w:rFonts w:ascii="Gentium Basic" w:hAnsi="Gentium Basic"/>
        </w:rPr>
        <w:t xml:space="preserve">ll procedures used are </w:t>
      </w:r>
      <w:r w:rsidR="003B0670" w:rsidRPr="00506F4C">
        <w:rPr>
          <w:rFonts w:ascii="Gentium Basic" w:hAnsi="Gentium Basic"/>
        </w:rPr>
        <w:t xml:space="preserve">therefore </w:t>
      </w:r>
      <w:r w:rsidRPr="00506F4C">
        <w:rPr>
          <w:rFonts w:ascii="Gentium Basic" w:hAnsi="Gentium Basic"/>
        </w:rPr>
        <w:t xml:space="preserve">precisely as </w:t>
      </w:r>
      <w:r w:rsidR="00DF2721" w:rsidRPr="00506F4C">
        <w:rPr>
          <w:rFonts w:ascii="Gentium Basic" w:hAnsi="Gentium Basic"/>
        </w:rPr>
        <w:t xml:space="preserve">already </w:t>
      </w:r>
      <w:r w:rsidRPr="00506F4C">
        <w:rPr>
          <w:rFonts w:ascii="Gentium Basic" w:hAnsi="Gentium Basic"/>
        </w:rPr>
        <w:t>described</w:t>
      </w:r>
      <w:r w:rsidR="00AA626F" w:rsidRPr="00506F4C">
        <w:rPr>
          <w:rFonts w:ascii="Gentium Basic" w:hAnsi="Gentium Basic"/>
        </w:rPr>
        <w:fldChar w:fldCharType="begin"/>
      </w:r>
      <w:r w:rsidR="00001608">
        <w:rPr>
          <w:rFonts w:ascii="Gentium Basic" w:hAnsi="Gentium Basic"/>
        </w:rPr>
        <w:instrText xml:space="preserve"> ADDIN EN.CITE &lt;EndNote&gt;&lt;Cite&gt;&lt;Author&gt;Furse&lt;/Author&gt;&lt;Year&gt;2021&lt;/Year&gt;&lt;RecNum&gt;27197&lt;/RecNum&gt;&lt;DisplayText&gt;[18]&lt;/DisplayText&gt;&lt;record&gt;&lt;rec-number&gt;27197&lt;/rec-number&gt;&lt;foreign-keys&gt;&lt;key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Biology&lt;/full-title&gt;&lt;/periodical&gt;&lt;dates&gt;&lt;year&gt;2021&lt;/year&gt;&lt;/dates&gt;&lt;urls&gt;&lt;/urls&gt;&lt;electronic-resource-num&gt;10.1038/s42003-021-01686-1&lt;/electronic-resource-num&gt;&lt;/record&gt;&lt;/Cite&gt;&lt;/EndNote&gt;</w:instrText>
      </w:r>
      <w:r w:rsidR="00AA626F" w:rsidRPr="00506F4C">
        <w:rPr>
          <w:rFonts w:ascii="Gentium Basic" w:hAnsi="Gentium Basic"/>
        </w:rPr>
        <w:fldChar w:fldCharType="separate"/>
      </w:r>
      <w:r w:rsidR="00001608">
        <w:rPr>
          <w:rFonts w:ascii="Gentium Basic" w:hAnsi="Gentium Basic"/>
          <w:noProof/>
        </w:rPr>
        <w:t>[</w:t>
      </w:r>
      <w:hyperlink w:anchor="_ENREF_18" w:tooltip="Furse, 2021 #27197" w:history="1">
        <w:r w:rsidR="007F536D">
          <w:rPr>
            <w:rFonts w:ascii="Gentium Basic" w:hAnsi="Gentium Basic"/>
            <w:noProof/>
          </w:rPr>
          <w:t>18</w:t>
        </w:r>
      </w:hyperlink>
      <w:r w:rsidR="00001608">
        <w:rPr>
          <w:rFonts w:ascii="Gentium Basic" w:hAnsi="Gentium Basic"/>
          <w:noProof/>
        </w:rPr>
        <w:t>]</w:t>
      </w:r>
      <w:r w:rsidR="00AA626F" w:rsidRPr="00506F4C">
        <w:rPr>
          <w:rFonts w:ascii="Gentium Basic" w:hAnsi="Gentium Basic"/>
        </w:rPr>
        <w:fldChar w:fldCharType="end"/>
      </w:r>
      <w:r w:rsidR="00733C85" w:rsidRPr="00506F4C">
        <w:rPr>
          <w:rFonts w:ascii="Gentium Basic" w:hAnsi="Gentium Basic"/>
        </w:rPr>
        <w:t>.</w:t>
      </w:r>
      <w:r w:rsidR="00DF2721" w:rsidRPr="00506F4C">
        <w:rPr>
          <w:rFonts w:ascii="Gentium Basic" w:hAnsi="Gentium Basic"/>
        </w:rPr>
        <w:t xml:space="preserve">  Briefly, </w:t>
      </w:r>
      <w:r w:rsidR="00DF2721" w:rsidRPr="00506F4C">
        <w:rPr>
          <w:rFonts w:ascii="Gentium Basic" w:hAnsi="Gentium Basic"/>
          <w:bCs/>
        </w:rPr>
        <w:t>w</w:t>
      </w:r>
      <w:r w:rsidR="00733C85" w:rsidRPr="00506F4C">
        <w:rPr>
          <w:rFonts w:ascii="Gentium Basic" w:hAnsi="Gentium Basic"/>
        </w:rPr>
        <w:t xml:space="preserve">hole tissue/organ samples were </w:t>
      </w:r>
      <w:r w:rsidR="00DF2721" w:rsidRPr="00506F4C">
        <w:rPr>
          <w:rFonts w:ascii="Gentium Basic" w:hAnsi="Gentium Basic"/>
        </w:rPr>
        <w:t xml:space="preserve">homogenised </w:t>
      </w:r>
      <w:r w:rsidR="00283ABD" w:rsidRPr="00506F4C">
        <w:rPr>
          <w:rFonts w:ascii="Gentium Basic" w:hAnsi="Gentium Basic"/>
        </w:rPr>
        <w:t xml:space="preserve">in a chaeotropic buffer </w:t>
      </w:r>
      <w:r w:rsidR="00DF2721" w:rsidRPr="00506F4C">
        <w:rPr>
          <w:rFonts w:ascii="Gentium Basic" w:hAnsi="Gentium Basic"/>
        </w:rPr>
        <w:t xml:space="preserve">to prepare a </w:t>
      </w:r>
      <w:r w:rsidR="00283ABD" w:rsidRPr="00506F4C">
        <w:rPr>
          <w:rFonts w:ascii="Gentium Basic" w:hAnsi="Gentium Basic"/>
        </w:rPr>
        <w:t xml:space="preserve">stable, </w:t>
      </w:r>
      <w:r w:rsidR="00DF2721" w:rsidRPr="00506F4C">
        <w:rPr>
          <w:rFonts w:ascii="Gentium Basic" w:hAnsi="Gentium Basic"/>
        </w:rPr>
        <w:t>pipettable solution that was then extracted with a mixture of dichloromethane, methanol and triethylammonium chloride</w:t>
      </w:r>
      <w:r w:rsidR="00055499" w:rsidRPr="00506F4C">
        <w:rPr>
          <w:rFonts w:ascii="Gentium Basic" w:hAnsi="Gentium Basic"/>
        </w:rPr>
        <w:t>, with adjustments for the abundance of triglyceride in adipose</w:t>
      </w:r>
      <w:r w:rsidR="00AA626F" w:rsidRPr="00506F4C">
        <w:rPr>
          <w:rFonts w:ascii="Gentium Basic" w:hAnsi="Gentium Basic"/>
        </w:rPr>
        <w:fldChar w:fldCharType="begin"/>
      </w:r>
      <w:r w:rsidR="007F536D">
        <w:rPr>
          <w:rFonts w:ascii="Gentium Basic" w:hAnsi="Gentium Basic"/>
        </w:rPr>
        <w:instrText xml:space="preserve"> ADDIN EN.CITE &lt;EndNote&gt;&lt;Cite&gt;&lt;Author&gt;Furse&lt;/Author&gt;&lt;Year&gt;2020&lt;/Year&gt;&lt;RecNum&gt;26746&lt;/RecNum&gt;&lt;DisplayText&gt;[34]&lt;/DisplayText&gt;&lt;record&gt;&lt;rec-number&gt;26746&lt;/rec-number&gt;&lt;foreign-keys&gt;&lt;key app="EN" db-id="xsfs52xdqvest2eavxmpwatxpdw09dxawvfv" timestamp="1567888196"&gt;26746&lt;/key&gt;&lt;/foreign-keys&gt;&lt;ref-type name="Journal Article"&gt;17&lt;/ref-type&gt;&lt;contributors&gt;&lt;authors&gt;&lt;author&gt;Furse, Samuel&lt;/author&gt;&lt;author&gt;Fernandez-Twinn, Denise&lt;/author&gt;&lt;author&gt;Jenkins, Benjamin&lt;/author&gt;&lt;author&gt;Meek, Claire L.&lt;/author&gt;&lt;author&gt;Williams, Huw E.&lt;/author&gt;&lt;author&gt;Smith, Gordon C. S.&lt;/author&gt;&lt;author&gt;Charnock-Jones, D. Stephen&lt;/author&gt;&lt;author&gt;Ozanne, Susan E.&lt;/author&gt;&lt;author&gt;Koulman, Albert&lt;/author&gt;&lt;/authors&gt;&lt;/contributors&gt;&lt;titles&gt;&lt;title&gt;A high throughput platform for detailed lipidomic analysis of a range of mouse and human tissues&lt;/title&gt;&lt;secondary-title&gt;Analytical and Bioanalytical Chemistry&lt;/secondary-title&gt;&lt;/titles&gt;&lt;periodical&gt;&lt;full-title&gt;Analytical and Bioanalytical Chemistry&lt;/full-title&gt;&lt;abbr-1&gt;Anal Bioanal Chem&lt;/abbr-1&gt;&lt;/periodical&gt;&lt;pages&gt;2851-2862&lt;/pages&gt;&lt;volume&gt;412&lt;/volume&gt;&lt;dates&gt;&lt;year&gt;2020&lt;/year&gt;&lt;/dates&gt;&lt;urls&gt;&lt;/urls&gt;&lt;electronic-resource-num&gt;10.1007/s00216-020-02511-0&lt;/electronic-resource-num&gt;&lt;/record&gt;&lt;/Cite&gt;&lt;/EndNote&gt;</w:instrText>
      </w:r>
      <w:r w:rsidR="00AA626F" w:rsidRPr="00506F4C">
        <w:rPr>
          <w:rFonts w:ascii="Gentium Basic" w:hAnsi="Gentium Basic"/>
        </w:rPr>
        <w:fldChar w:fldCharType="separate"/>
      </w:r>
      <w:r w:rsidR="007F536D">
        <w:rPr>
          <w:rFonts w:ascii="Gentium Basic" w:hAnsi="Gentium Basic"/>
          <w:noProof/>
        </w:rPr>
        <w:t>[</w:t>
      </w:r>
      <w:hyperlink w:anchor="_ENREF_34" w:tooltip="Furse, 2020 #26746" w:history="1">
        <w:r w:rsidR="007F536D">
          <w:rPr>
            <w:rFonts w:ascii="Gentium Basic" w:hAnsi="Gentium Basic"/>
            <w:noProof/>
          </w:rPr>
          <w:t>34</w:t>
        </w:r>
      </w:hyperlink>
      <w:r w:rsidR="007F536D">
        <w:rPr>
          <w:rFonts w:ascii="Gentium Basic" w:hAnsi="Gentium Basic"/>
          <w:noProof/>
        </w:rPr>
        <w:t>]</w:t>
      </w:r>
      <w:r w:rsidR="00AA626F" w:rsidRPr="00506F4C">
        <w:rPr>
          <w:rFonts w:ascii="Gentium Basic" w:hAnsi="Gentium Basic"/>
        </w:rPr>
        <w:fldChar w:fldCharType="end"/>
      </w:r>
      <w:r w:rsidR="00733C85" w:rsidRPr="00506F4C">
        <w:rPr>
          <w:rFonts w:ascii="Gentium Basic" w:hAnsi="Gentium Basic"/>
        </w:rPr>
        <w:t xml:space="preserve">. </w:t>
      </w:r>
      <w:r w:rsidR="00055499" w:rsidRPr="00506F4C">
        <w:rPr>
          <w:rFonts w:ascii="Gentium Basic" w:hAnsi="Gentium Basic"/>
        </w:rPr>
        <w:t xml:space="preserve"> </w:t>
      </w:r>
      <w:r w:rsidR="00DF2721" w:rsidRPr="00506F4C">
        <w:rPr>
          <w:rFonts w:ascii="Gentium Basic" w:hAnsi="Gentium Basic"/>
        </w:rPr>
        <w:t xml:space="preserve">Mass spectrometry </w:t>
      </w:r>
      <w:r w:rsidR="00055499" w:rsidRPr="00506F4C">
        <w:rPr>
          <w:rFonts w:ascii="Gentium Basic" w:hAnsi="Gentium Basic"/>
        </w:rPr>
        <w:t xml:space="preserve">samples were prepared and </w:t>
      </w:r>
      <w:r w:rsidR="00DF2721" w:rsidRPr="00506F4C">
        <w:rPr>
          <w:rFonts w:ascii="Gentium Basic" w:hAnsi="Gentium Basic"/>
        </w:rPr>
        <w:t>data collected in a high throughput fashion</w:t>
      </w:r>
      <w:r w:rsidR="00055499" w:rsidRPr="00506F4C">
        <w:rPr>
          <w:rFonts w:ascii="Gentium Basic" w:hAnsi="Gentium Basic"/>
        </w:rPr>
        <w:t xml:space="preserve"> using Direct Infusion Mass Spectrometry</w:t>
      </w:r>
      <w:r w:rsidR="006052E9">
        <w:rPr>
          <w:rFonts w:ascii="Gentium Basic" w:hAnsi="Gentium Basic"/>
        </w:rPr>
        <w:t xml:space="preserve"> </w:t>
      </w:r>
      <w:r w:rsidR="005975D6" w:rsidRPr="00506F4C">
        <w:rPr>
          <w:rFonts w:ascii="Gentium Basic" w:hAnsi="Gentium Basic"/>
          <w:color w:val="000000"/>
        </w:rPr>
        <w:fldChar w:fldCharType="begin">
          <w:fldData xml:space="preserve">PEVuZE5vdGU+PENpdGU+PEF1dGhvcj5IYXJzaGZpZWxkPC9BdXRob3I+PFllYXI+MjAxOTwvWWVh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</w:fldData>
        </w:fldChar>
      </w:r>
      <w:r w:rsidR="007F536D">
        <w:rPr>
          <w:rFonts w:ascii="Gentium Basic" w:hAnsi="Gentium Basic"/>
          <w:color w:val="000000"/>
        </w:rPr>
        <w:instrText xml:space="preserve"> ADDIN EN.CITE </w:instrText>
      </w:r>
      <w:r w:rsidR="007F536D">
        <w:rPr>
          <w:rFonts w:ascii="Gentium Basic" w:hAnsi="Gentium Basic"/>
          <w:color w:val="000000"/>
        </w:rPr>
        <w:fldChar w:fldCharType="begin">
          <w:fldData xml:space="preserve">PEVuZE5vdGU+PENpdGU+PEF1dGhvcj5IYXJzaGZpZWxkPC9BdXRob3I+PFllYXI+MjAxOTwvWWVh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</w:fldData>
        </w:fldChar>
      </w:r>
      <w:r w:rsidR="007F536D">
        <w:rPr>
          <w:rFonts w:ascii="Gentium Basic" w:hAnsi="Gentium Basic"/>
          <w:color w:val="000000"/>
        </w:rPr>
        <w:instrText xml:space="preserve"> ADDIN EN.CITE.DATA </w:instrText>
      </w:r>
      <w:r w:rsidR="007F536D">
        <w:rPr>
          <w:rFonts w:ascii="Gentium Basic" w:hAnsi="Gentium Basic"/>
          <w:color w:val="000000"/>
        </w:rPr>
      </w:r>
      <w:r w:rsidR="007F536D">
        <w:rPr>
          <w:rFonts w:ascii="Gentium Basic" w:hAnsi="Gentium Basic"/>
          <w:color w:val="000000"/>
        </w:rPr>
        <w:fldChar w:fldCharType="end"/>
      </w:r>
      <w:r w:rsidR="005975D6" w:rsidRPr="00506F4C">
        <w:rPr>
          <w:rFonts w:ascii="Gentium Basic" w:hAnsi="Gentium Basic"/>
          <w:color w:val="000000"/>
        </w:rPr>
      </w:r>
      <w:r w:rsidR="005975D6" w:rsidRPr="00506F4C">
        <w:rPr>
          <w:rFonts w:ascii="Gentium Basic" w:hAnsi="Gentium Basic"/>
          <w:color w:val="000000"/>
        </w:rPr>
        <w:fldChar w:fldCharType="separate"/>
      </w:r>
      <w:r w:rsidR="007F536D">
        <w:rPr>
          <w:rFonts w:ascii="Gentium Basic" w:hAnsi="Gentium Basic"/>
          <w:noProof/>
          <w:color w:val="000000"/>
        </w:rPr>
        <w:t>[</w:t>
      </w:r>
      <w:hyperlink w:anchor="_ENREF_34" w:tooltip="Furse, 2020 #26746" w:history="1">
        <w:r w:rsidR="007F536D">
          <w:rPr>
            <w:rFonts w:ascii="Gentium Basic" w:hAnsi="Gentium Basic"/>
            <w:noProof/>
            <w:color w:val="000000"/>
          </w:rPr>
          <w:t>34</w:t>
        </w:r>
      </w:hyperlink>
      <w:r w:rsidR="007F536D">
        <w:rPr>
          <w:rFonts w:ascii="Gentium Basic" w:hAnsi="Gentium Basic"/>
          <w:noProof/>
          <w:color w:val="000000"/>
        </w:rPr>
        <w:t xml:space="preserve">, </w:t>
      </w:r>
      <w:hyperlink w:anchor="_ENREF_35" w:tooltip="Harshfield, 2019 #26705" w:history="1">
        <w:r w:rsidR="007F536D">
          <w:rPr>
            <w:rFonts w:ascii="Gentium Basic" w:hAnsi="Gentium Basic"/>
            <w:noProof/>
            <w:color w:val="000000"/>
          </w:rPr>
          <w:t>35</w:t>
        </w:r>
      </w:hyperlink>
      <w:r w:rsidR="007F536D">
        <w:rPr>
          <w:rFonts w:ascii="Gentium Basic" w:hAnsi="Gentium Basic"/>
          <w:noProof/>
          <w:color w:val="000000"/>
        </w:rPr>
        <w:t>]</w:t>
      </w:r>
      <w:r w:rsidR="005975D6" w:rsidRPr="00506F4C">
        <w:rPr>
          <w:rFonts w:ascii="Gentium Basic" w:hAnsi="Gentium Basic"/>
          <w:color w:val="000000"/>
        </w:rPr>
        <w:fldChar w:fldCharType="end"/>
      </w:r>
      <w:r w:rsidR="00DF2721" w:rsidRPr="00506F4C">
        <w:rPr>
          <w:rFonts w:ascii="Gentium Basic" w:hAnsi="Gentium Basic"/>
        </w:rPr>
        <w:t xml:space="preserve">, via glass-coated </w:t>
      </w:r>
      <w:r w:rsidR="00733C85" w:rsidRPr="00506F4C">
        <w:rPr>
          <w:rFonts w:ascii="Gentium Basic" w:hAnsi="Gentium Basic"/>
        </w:rPr>
        <w:t xml:space="preserve">384 well </w:t>
      </w:r>
      <w:r w:rsidR="00DF2721" w:rsidRPr="00506F4C">
        <w:rPr>
          <w:rFonts w:ascii="Gentium Basic" w:hAnsi="Gentium Basic"/>
        </w:rPr>
        <w:t xml:space="preserve">plates.  </w:t>
      </w:r>
      <w:r w:rsidR="00055499" w:rsidRPr="00506F4C">
        <w:rPr>
          <w:rFonts w:ascii="Gentium Basic" w:hAnsi="Gentium Basic"/>
        </w:rPr>
        <w:t>NMR samples were prepared and data collected in a low throughput fashion</w:t>
      </w:r>
      <w:r w:rsidR="00283ABD" w:rsidRPr="00506F4C">
        <w:rPr>
          <w:rFonts w:ascii="Gentium Basic" w:hAnsi="Gentium Basic"/>
        </w:rPr>
        <w:t xml:space="preserve"> using a modified form of the CUBO solvent system and assigned using </w:t>
      </w:r>
      <w:r w:rsidR="009E4D43" w:rsidRPr="00506F4C">
        <w:rPr>
          <w:rFonts w:ascii="Gentium Basic" w:hAnsi="Gentium Basic"/>
        </w:rPr>
        <w:t xml:space="preserve">reference </w:t>
      </w:r>
      <w:r w:rsidR="00283ABD" w:rsidRPr="00506F4C">
        <w:rPr>
          <w:rFonts w:ascii="Gentium Basic" w:hAnsi="Gentium Basic"/>
        </w:rPr>
        <w:t>2D spectra acquired for the purpose</w:t>
      </w:r>
      <w:r w:rsidR="00283ABD" w:rsidRPr="00506F4C">
        <w:rPr>
          <w:rFonts w:ascii="Gentium Basic" w:hAnsi="Gentium Basic"/>
        </w:rPr>
        <w:fldChar w:fldCharType="begin">
          <w:fldData xml:space="preserve">PEVuZE5vdGU+PENpdGU+PEF1dGhvcj5GdXJzZTwvQXV0aG9yPjxZZWFyPjIwMjA8L1llYXI+PFJl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</w:fldData>
        </w:fldChar>
      </w:r>
      <w:r w:rsidR="007F536D">
        <w:rPr>
          <w:rFonts w:ascii="Gentium Basic" w:hAnsi="Gentium Basic"/>
        </w:rPr>
        <w:instrText xml:space="preserve"> ADDIN EN.CITE </w:instrText>
      </w:r>
      <w:r w:rsidR="007F536D">
        <w:rPr>
          <w:rFonts w:ascii="Gentium Basic" w:hAnsi="Gentium Basic"/>
        </w:rPr>
        <w:fldChar w:fldCharType="begin">
          <w:fldData xml:space="preserve">PEVuZE5vdGU+PENpdGU+PEF1dGhvcj5GdXJzZTwvQXV0aG9yPjxZZWFyPjIwMjA8L1llYXI+PFJl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</w:fldData>
        </w:fldChar>
      </w:r>
      <w:r w:rsidR="007F536D">
        <w:rPr>
          <w:rFonts w:ascii="Gentium Basic" w:hAnsi="Gentium Basic"/>
        </w:rPr>
        <w:instrText xml:space="preserve"> ADDIN EN.CITE.DATA </w:instrText>
      </w:r>
      <w:r w:rsidR="007F536D">
        <w:rPr>
          <w:rFonts w:ascii="Gentium Basic" w:hAnsi="Gentium Basic"/>
        </w:rPr>
      </w:r>
      <w:r w:rsidR="007F536D">
        <w:rPr>
          <w:rFonts w:ascii="Gentium Basic" w:hAnsi="Gentium Basic"/>
        </w:rPr>
        <w:fldChar w:fldCharType="end"/>
      </w:r>
      <w:r w:rsidR="00283ABD" w:rsidRPr="00506F4C">
        <w:rPr>
          <w:rFonts w:ascii="Gentium Basic" w:hAnsi="Gentium Basic"/>
        </w:rPr>
      </w:r>
      <w:r w:rsidR="00283ABD" w:rsidRPr="00506F4C">
        <w:rPr>
          <w:rFonts w:ascii="Gentium Basic" w:hAnsi="Gentium Basic"/>
        </w:rPr>
        <w:fldChar w:fldCharType="separate"/>
      </w:r>
      <w:r w:rsidR="007F536D">
        <w:rPr>
          <w:rFonts w:ascii="Gentium Basic" w:hAnsi="Gentium Basic"/>
          <w:noProof/>
        </w:rPr>
        <w:t>[</w:t>
      </w:r>
      <w:hyperlink w:anchor="_ENREF_34" w:tooltip="Furse, 2020 #26746" w:history="1">
        <w:r w:rsidR="007F536D">
          <w:rPr>
            <w:rFonts w:ascii="Gentium Basic" w:hAnsi="Gentium Basic"/>
            <w:noProof/>
          </w:rPr>
          <w:t>34</w:t>
        </w:r>
      </w:hyperlink>
      <w:r w:rsidR="007F536D">
        <w:rPr>
          <w:rFonts w:ascii="Gentium Basic" w:hAnsi="Gentium Basic"/>
          <w:noProof/>
        </w:rPr>
        <w:t xml:space="preserve">, </w:t>
      </w:r>
      <w:hyperlink w:anchor="_ENREF_36" w:tooltip="Furse, 2021 #27055" w:history="1">
        <w:r w:rsidR="007F536D">
          <w:rPr>
            <w:rFonts w:ascii="Gentium Basic" w:hAnsi="Gentium Basic"/>
            <w:noProof/>
          </w:rPr>
          <w:t>36</w:t>
        </w:r>
      </w:hyperlink>
      <w:r w:rsidR="007F536D">
        <w:rPr>
          <w:rFonts w:ascii="Gentium Basic" w:hAnsi="Gentium Basic"/>
          <w:noProof/>
        </w:rPr>
        <w:t>]</w:t>
      </w:r>
      <w:r w:rsidR="00283ABD" w:rsidRPr="00506F4C">
        <w:rPr>
          <w:rFonts w:ascii="Gentium Basic" w:hAnsi="Gentium Basic"/>
        </w:rPr>
        <w:fldChar w:fldCharType="end"/>
      </w:r>
      <w:r w:rsidR="00055499" w:rsidRPr="00506F4C">
        <w:rPr>
          <w:rFonts w:ascii="Gentium Basic" w:hAnsi="Gentium Basic"/>
        </w:rPr>
        <w:t xml:space="preserve">.  </w:t>
      </w:r>
      <w:r w:rsidR="009E4D43" w:rsidRPr="00506F4C">
        <w:rPr>
          <w:rFonts w:ascii="Gentium Basic" w:hAnsi="Gentium Basic"/>
        </w:rPr>
        <w:t xml:space="preserve">This identified up to </w:t>
      </w:r>
      <w:r w:rsidR="001F122B">
        <w:rPr>
          <w:rFonts w:ascii="Gentium Basic" w:hAnsi="Gentium Basic"/>
        </w:rPr>
        <w:t>776</w:t>
      </w:r>
      <w:r w:rsidR="009E4D43" w:rsidRPr="00506F4C">
        <w:rPr>
          <w:rFonts w:ascii="Gentium Basic" w:hAnsi="Gentium Basic"/>
        </w:rPr>
        <w:t xml:space="preserve"> lipid variables in positive ionisation mode and up to </w:t>
      </w:r>
      <w:r w:rsidR="00AC1573">
        <w:rPr>
          <w:rFonts w:ascii="Gentium Basic" w:hAnsi="Gentium Basic"/>
        </w:rPr>
        <w:t>467</w:t>
      </w:r>
      <w:r w:rsidR="009E4D43" w:rsidRPr="00506F4C">
        <w:rPr>
          <w:rFonts w:ascii="Gentium Basic" w:hAnsi="Gentium Basic"/>
        </w:rPr>
        <w:t xml:space="preserve"> lipid variables in negative ionisation mode in liver, brain, heart</w:t>
      </w:r>
      <w:r w:rsidR="00323F52">
        <w:rPr>
          <w:rFonts w:ascii="Gentium Basic" w:hAnsi="Gentium Basic"/>
        </w:rPr>
        <w:t>, vastus</w:t>
      </w:r>
      <w:r w:rsidR="009E4D43" w:rsidRPr="00506F4C">
        <w:rPr>
          <w:rFonts w:ascii="Gentium Basic" w:hAnsi="Gentium Basic"/>
        </w:rPr>
        <w:t xml:space="preserve"> and adipose homogenates and in serum.  </w:t>
      </w:r>
    </w:p>
    <w:p w14:paraId="27B3EB53" w14:textId="77777777" w:rsidR="009809DD" w:rsidRPr="00506F4C" w:rsidRDefault="009809DD" w:rsidP="00DF7926">
      <w:pPr>
        <w:spacing w:after="100" w:afterAutospacing="1" w:line="360" w:lineRule="auto"/>
        <w:contextualSpacing/>
        <w:rPr>
          <w:rFonts w:ascii="Gentium Basic" w:hAnsi="Gentium Basic"/>
        </w:rPr>
      </w:pPr>
      <w:bookmarkStart w:id="17" w:name="_Hlk37700008"/>
    </w:p>
    <w:p w14:paraId="3C579CA1" w14:textId="39B48037" w:rsidR="000373DC" w:rsidRPr="00506F4C" w:rsidRDefault="00733C85" w:rsidP="00DF7926">
      <w:pPr>
        <w:spacing w:after="100" w:afterAutospacing="1" w:line="360" w:lineRule="auto"/>
        <w:contextualSpacing/>
        <w:rPr>
          <w:rFonts w:ascii="Gentium Basic" w:hAnsi="Gentium Basic"/>
          <w:shd w:val="clear" w:color="auto" w:fill="FFFFFF"/>
        </w:rPr>
      </w:pPr>
      <w:r w:rsidRPr="00506F4C">
        <w:rPr>
          <w:rFonts w:ascii="Gentium Basic" w:hAnsi="Gentium Basic"/>
          <w:b/>
        </w:rPr>
        <w:t xml:space="preserve">Lipid Traffic Analysis. </w:t>
      </w:r>
      <w:r w:rsidRPr="00506F4C">
        <w:rPr>
          <w:rFonts w:ascii="Gentium Basic" w:hAnsi="Gentium Basic"/>
          <w:bCs/>
        </w:rPr>
        <w:t xml:space="preserve"> </w:t>
      </w:r>
      <w:r w:rsidR="001439A9" w:rsidRPr="00506F4C">
        <w:rPr>
          <w:rFonts w:ascii="Gentium Basic" w:hAnsi="Gentium Basic"/>
          <w:bCs/>
        </w:rPr>
        <w:t xml:space="preserve">Lipid Traffic </w:t>
      </w:r>
      <w:r w:rsidR="000373DC" w:rsidRPr="00506F4C">
        <w:rPr>
          <w:rFonts w:ascii="Gentium Basic" w:hAnsi="Gentium Basic"/>
          <w:bCs/>
        </w:rPr>
        <w:t>A</w:t>
      </w:r>
      <w:r w:rsidR="001439A9" w:rsidRPr="00506F4C">
        <w:rPr>
          <w:rFonts w:ascii="Gentium Basic" w:hAnsi="Gentium Basic"/>
          <w:bCs/>
        </w:rPr>
        <w:t>nalysis code v1.0</w:t>
      </w:r>
      <w:r w:rsidR="00AA626F" w:rsidRPr="00506F4C">
        <w:rPr>
          <w:rFonts w:ascii="Gentium Basic" w:hAnsi="Gentium Basic"/>
          <w:bCs/>
        </w:rPr>
        <w:fldChar w:fldCharType="begin"/>
      </w:r>
      <w:r w:rsidR="00001608">
        <w:rPr>
          <w:rFonts w:ascii="Gentium Basic" w:hAnsi="Gentium Basic"/>
          <w:bCs/>
        </w:rPr>
        <w:instrText xml:space="preserve"> ADDIN EN.CITE &lt;EndNote&gt;&lt;Cite&gt;&lt;Author&gt;Furse&lt;/Author&gt;&lt;Year&gt;2021&lt;/Year&gt;&lt;RecNum&gt;27197&lt;/RecNum&gt;&lt;DisplayText&gt;[18]&lt;/DisplayText&gt;&lt;record&gt;&lt;rec-number&gt;27197&lt;/rec-number&gt;&lt;foreign-keys&gt;&lt;key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Biology&lt;/full-title&gt;&lt;/periodical&gt;&lt;dates&gt;&lt;year&gt;2021&lt;/year&gt;&lt;/dates&gt;&lt;urls&gt;&lt;/urls&gt;&lt;electronic-resource-num&gt;10.1038/s42003-021-01686-1&lt;/electronic-resource-num&gt;&lt;/record&gt;&lt;/Cite&gt;&lt;/EndNote&gt;</w:instrText>
      </w:r>
      <w:r w:rsidR="00AA626F" w:rsidRPr="00506F4C">
        <w:rPr>
          <w:rFonts w:ascii="Gentium Basic" w:hAnsi="Gentium Basic"/>
          <w:bCs/>
        </w:rPr>
        <w:fldChar w:fldCharType="separate"/>
      </w:r>
      <w:r w:rsidR="00001608">
        <w:rPr>
          <w:rFonts w:ascii="Gentium Basic" w:hAnsi="Gentium Basic"/>
          <w:bCs/>
          <w:noProof/>
        </w:rPr>
        <w:t>[</w:t>
      </w:r>
      <w:hyperlink w:anchor="_ENREF_18" w:tooltip="Furse, 2021 #27197" w:history="1">
        <w:r w:rsidR="007F536D">
          <w:rPr>
            <w:rFonts w:ascii="Gentium Basic" w:hAnsi="Gentium Basic"/>
            <w:bCs/>
            <w:noProof/>
          </w:rPr>
          <w:t>18</w:t>
        </w:r>
      </w:hyperlink>
      <w:r w:rsidR="00001608">
        <w:rPr>
          <w:rFonts w:ascii="Gentium Basic" w:hAnsi="Gentium Basic"/>
          <w:bCs/>
          <w:noProof/>
        </w:rPr>
        <w:t>]</w:t>
      </w:r>
      <w:r w:rsidR="00AA626F" w:rsidRPr="00506F4C">
        <w:rPr>
          <w:rFonts w:ascii="Gentium Basic" w:hAnsi="Gentium Basic"/>
          <w:bCs/>
        </w:rPr>
        <w:fldChar w:fldCharType="end"/>
      </w:r>
      <w:hyperlink w:anchor="_ENREF_31" w:tooltip="Fernandez-Twinn, 2021 #27054" w:history="1"/>
      <w:r w:rsidR="000169F4" w:rsidRPr="00506F4C">
        <w:rPr>
          <w:rFonts w:ascii="Gentium Basic" w:hAnsi="Gentium Basic"/>
          <w:bCs/>
        </w:rPr>
        <w:t xml:space="preserve"> </w:t>
      </w:r>
      <w:r w:rsidR="001439A9" w:rsidRPr="00506F4C">
        <w:rPr>
          <w:rFonts w:ascii="Gentium Basic" w:hAnsi="Gentium Basic"/>
          <w:bCs/>
        </w:rPr>
        <w:t>was further developed in the present study</w:t>
      </w:r>
      <w:r w:rsidR="000373DC" w:rsidRPr="00506F4C">
        <w:rPr>
          <w:rFonts w:ascii="Gentium Basic" w:hAnsi="Gentium Basic"/>
          <w:bCs/>
        </w:rPr>
        <w:t xml:space="preserve"> to produce Lipid Traffic Analysis code v2.</w:t>
      </w:r>
      <w:r w:rsidR="00E36A4E" w:rsidRPr="00506F4C">
        <w:rPr>
          <w:rFonts w:ascii="Gentium Basic" w:hAnsi="Gentium Basic"/>
          <w:bCs/>
        </w:rPr>
        <w:t>3</w:t>
      </w:r>
      <w:r w:rsidR="001439A9" w:rsidRPr="00506F4C">
        <w:rPr>
          <w:rFonts w:ascii="Gentium Basic" w:hAnsi="Gentium Basic"/>
          <w:bCs/>
        </w:rPr>
        <w:t xml:space="preserve">.  </w:t>
      </w:r>
      <w:r w:rsidR="000373DC" w:rsidRPr="00506F4C">
        <w:rPr>
          <w:rFonts w:ascii="Gentium Basic" w:hAnsi="Gentium Basic"/>
          <w:shd w:val="clear" w:color="auto" w:fill="FFFFFF"/>
        </w:rPr>
        <w:t xml:space="preserve">The code for the Binary Traffic analysis </w:t>
      </w:r>
      <w:r w:rsidR="003A04BE" w:rsidRPr="00506F4C">
        <w:rPr>
          <w:rFonts w:ascii="Gentium Basic" w:hAnsi="Gentium Basic"/>
        </w:rPr>
        <w:t>(Switch A</w:t>
      </w:r>
      <w:r w:rsidR="000373DC" w:rsidRPr="00506F4C">
        <w:rPr>
          <w:rFonts w:ascii="Gentium Basic" w:hAnsi="Gentium Basic"/>
        </w:rPr>
        <w:t>nalysis)</w:t>
      </w:r>
      <w:r w:rsidR="003A407A">
        <w:rPr>
          <w:rFonts w:ascii="Gentium Basic" w:hAnsi="Gentium Basic"/>
        </w:rPr>
        <w:t xml:space="preserve"> </w:t>
      </w:r>
      <w:r w:rsidR="000373DC" w:rsidRPr="00506F4C">
        <w:rPr>
          <w:rFonts w:ascii="Gentium Basic" w:hAnsi="Gentium Basic"/>
        </w:rPr>
        <w:t xml:space="preserve">was updated to include alignment of lists and automated calculation of JTCs and </w:t>
      </w:r>
      <w:r w:rsidR="000373DC" w:rsidRPr="00506F4C">
        <w:rPr>
          <w:rFonts w:ascii="Gentium Basic" w:hAnsi="Gentium Basic"/>
          <w:i/>
          <w:iCs/>
        </w:rPr>
        <w:t>p-</w:t>
      </w:r>
      <w:r w:rsidR="000373DC" w:rsidRPr="00506F4C">
        <w:rPr>
          <w:rFonts w:ascii="Gentium Basic" w:hAnsi="Gentium Basic"/>
        </w:rPr>
        <w:t xml:space="preserve">values from binary lists and improved categorisation of lipid variables (including assessment of all TG-derived glycerides).  The configuration of the </w:t>
      </w:r>
      <w:r w:rsidR="000373DC" w:rsidRPr="00506F4C">
        <w:rPr>
          <w:rFonts w:ascii="Gentium Basic" w:hAnsi="Gentium Basic"/>
          <w:b/>
          <w:bCs/>
          <w:i/>
          <w:iCs/>
        </w:rPr>
        <w:t>U</w:t>
      </w:r>
      <w:r w:rsidR="000373DC" w:rsidRPr="00506F4C">
        <w:rPr>
          <w:rFonts w:ascii="Gentium Basic" w:hAnsi="Gentium Basic"/>
        </w:rPr>
        <w:t xml:space="preserve">-lipid, </w:t>
      </w:r>
      <w:r w:rsidR="000373DC" w:rsidRPr="00506F4C">
        <w:rPr>
          <w:rFonts w:ascii="Gentium Basic" w:hAnsi="Gentium Basic"/>
          <w:b/>
          <w:bCs/>
          <w:i/>
          <w:iCs/>
        </w:rPr>
        <w:t>A</w:t>
      </w:r>
      <w:r w:rsidR="000373DC" w:rsidRPr="00506F4C">
        <w:rPr>
          <w:rFonts w:ascii="Gentium Basic" w:hAnsi="Gentium Basic"/>
        </w:rPr>
        <w:t xml:space="preserve">-lipid and </w:t>
      </w:r>
      <w:r w:rsidR="000373DC" w:rsidRPr="00506F4C">
        <w:rPr>
          <w:rFonts w:ascii="Gentium Basic" w:hAnsi="Gentium Basic"/>
          <w:b/>
          <w:bCs/>
          <w:i/>
          <w:iCs/>
        </w:rPr>
        <w:t>B</w:t>
      </w:r>
      <w:r w:rsidR="000373DC" w:rsidRPr="00506F4C">
        <w:rPr>
          <w:rFonts w:ascii="Gentium Basic" w:hAnsi="Gentium Basic"/>
        </w:rPr>
        <w:t xml:space="preserve">-lipid sections of the code was altered to make running any of the three individual parts of the code feasible.  Novel code </w:t>
      </w:r>
      <w:r w:rsidR="000373DC" w:rsidRPr="00506F4C">
        <w:rPr>
          <w:rFonts w:ascii="Gentium Basic" w:hAnsi="Gentium Basic"/>
          <w:shd w:val="clear" w:color="auto" w:fill="FFFFFF"/>
        </w:rPr>
        <w:t xml:space="preserve">was written in R(v3.6.x) and processed in RStudio(v1.2.5x). </w:t>
      </w:r>
      <w:r w:rsidR="000373DC" w:rsidRPr="00506F4C">
        <w:rPr>
          <w:rFonts w:ascii="Gentium Basic" w:hAnsi="Gentium Basic"/>
        </w:rPr>
        <w:t>The full code for Lipid Traffic Analysis v2.</w:t>
      </w:r>
      <w:r w:rsidR="00E36A4E" w:rsidRPr="00506F4C">
        <w:rPr>
          <w:rFonts w:ascii="Gentium Basic" w:hAnsi="Gentium Basic"/>
        </w:rPr>
        <w:t>3</w:t>
      </w:r>
      <w:r w:rsidR="000373DC" w:rsidRPr="00506F4C">
        <w:rPr>
          <w:rFonts w:ascii="Gentium Basic" w:hAnsi="Gentium Basic"/>
        </w:rPr>
        <w:t xml:space="preserve"> can be found in the </w:t>
      </w:r>
      <w:r w:rsidR="000373DC" w:rsidRPr="00506F4C">
        <w:rPr>
          <w:rFonts w:ascii="Gentium Basic" w:hAnsi="Gentium Basic"/>
          <w:i/>
          <w:iCs/>
        </w:rPr>
        <w:t>Supplementary Information</w:t>
      </w:r>
      <w:r w:rsidR="002E41D2">
        <w:rPr>
          <w:rFonts w:ascii="Gentium Basic" w:hAnsi="Gentium Basic"/>
          <w:i/>
          <w:iCs/>
        </w:rPr>
        <w:t xml:space="preserve"> file 3</w:t>
      </w:r>
      <w:r w:rsidR="000373DC" w:rsidRPr="00506F4C">
        <w:rPr>
          <w:rFonts w:ascii="Gentium Basic" w:hAnsi="Gentium Basic"/>
          <w:shd w:val="clear" w:color="auto" w:fill="FFFFFF"/>
        </w:rPr>
        <w:t>.</w:t>
      </w:r>
    </w:p>
    <w:p w14:paraId="08209F4A" w14:textId="77777777" w:rsidR="001439A9" w:rsidRPr="00506F4C" w:rsidRDefault="001439A9" w:rsidP="00DF7926">
      <w:pPr>
        <w:spacing w:after="100" w:afterAutospacing="1" w:line="360" w:lineRule="auto"/>
        <w:contextualSpacing/>
        <w:rPr>
          <w:rFonts w:ascii="Gentium Basic" w:hAnsi="Gentium Basic"/>
          <w:bCs/>
        </w:rPr>
      </w:pPr>
    </w:p>
    <w:p w14:paraId="668B8258" w14:textId="14994FBA" w:rsidR="009809DD" w:rsidRPr="00C927C1" w:rsidRDefault="001439A9" w:rsidP="00DF7926">
      <w:pPr>
        <w:spacing w:after="100" w:afterAutospacing="1" w:line="360" w:lineRule="auto"/>
        <w:contextualSpacing/>
        <w:rPr>
          <w:rFonts w:ascii="Gentium Basic" w:hAnsi="Gentium Basic"/>
        </w:rPr>
      </w:pPr>
      <w:r w:rsidRPr="00506F4C">
        <w:rPr>
          <w:rFonts w:ascii="Gentium Basic" w:hAnsi="Gentium Basic"/>
          <w:bCs/>
        </w:rPr>
        <w:t>The analysis of the present study was similar to previous studies</w:t>
      </w:r>
      <w:r w:rsidR="00E03AF0">
        <w:rPr>
          <w:rFonts w:ascii="Gentium Basic" w:hAnsi="Gentium Basic"/>
          <w:bCs/>
        </w:rPr>
        <w:t xml:space="preserve"> </w:t>
      </w:r>
      <w:r w:rsidR="00DF43DE" w:rsidRPr="00506F4C">
        <w:rPr>
          <w:rFonts w:ascii="Gentium Basic" w:hAnsi="Gentium Basic"/>
          <w:bCs/>
        </w:rPr>
        <w:fldChar w:fldCharType="begin"/>
      </w:r>
      <w:r w:rsidR="00001608">
        <w:rPr>
          <w:rFonts w:ascii="Gentium Basic" w:hAnsi="Gentium Basic"/>
          <w:bCs/>
        </w:rPr>
        <w:instrText xml:space="preserve"> ADDIN EN.CITE &lt;EndNote&gt;&lt;Cite&gt;&lt;Author&gt;Furse&lt;/Author&gt;&lt;Year&gt;2021&lt;/Year&gt;&lt;RecNum&gt;27197&lt;/RecNum&gt;&lt;DisplayText&gt;[18, 31]&lt;/DisplayText&gt;&lt;record&gt;&lt;rec-number&gt;27197&lt;/rec-number&gt;&lt;foreign-keys&gt;&lt;key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Cite&gt;&lt;Author&gt;Furse&lt;/Author&gt;&lt;Year&gt;2021&lt;/Year&gt;&lt;RecNum&gt;27203&lt;/RecNum&gt;&lt;record&gt;&lt;rec-number&gt;27203&lt;/rec-number&gt;&lt;foreign-keys&gt;&lt;key app="EN" db-id="xsfs52xdqvest2eavxmpwatxpdw09dxawvfv" timestamp="1613050979"&gt;27203&lt;/key&gt;&lt;/foreign-keys&gt;&lt;ref-type name="Journal Article"&gt;17&lt;/ref-type&gt;&lt;contributors&gt;&lt;authors&gt;&lt;author&gt;Furse, Samuel&lt;/author&gt;&lt;author&gt;Watkins, A. J.&lt;/author&gt;&lt;author&gt;Williams, H. E. L.&lt;/author&gt;&lt;author&gt;Snowden, S. G.&lt;/author&gt;&lt;author&gt;Chiarugi, D.&lt;/author&gt;&lt;author&gt;Koulman, A.&lt;/author&gt;&lt;/authors&gt;&lt;/contributors&gt;&lt;titles&gt;&lt;title&gt;Paternal nutritional programming of lipid metabolism is propagated by sperm and seminal plasma&lt;/title&gt;&lt;secondary-title&gt;Submitted to EMBOJ&lt;/secondary-title&gt;&lt;/titles&gt;&lt;periodical&gt;&lt;full-title&gt;Submitted to EMBOJ&lt;/full-title&gt;&lt;/periodical&gt;&lt;dates&gt;&lt;year&gt;2021&lt;/year&gt;&lt;/dates&gt;&lt;urls&gt;&lt;/urls&gt;&lt;/record&gt;&lt;/Cite&gt;&lt;/EndNote&gt;</w:instrText>
      </w:r>
      <w:r w:rsidR="00DF43DE" w:rsidRPr="00506F4C">
        <w:rPr>
          <w:rFonts w:ascii="Gentium Basic" w:hAnsi="Gentium Basic"/>
          <w:bCs/>
        </w:rPr>
        <w:fldChar w:fldCharType="separate"/>
      </w:r>
      <w:r w:rsidR="00001608">
        <w:rPr>
          <w:rFonts w:ascii="Gentium Basic" w:hAnsi="Gentium Basic"/>
          <w:bCs/>
          <w:noProof/>
        </w:rPr>
        <w:t>[</w:t>
      </w:r>
      <w:hyperlink w:anchor="_ENREF_18" w:tooltip="Furse, 2021 #27197" w:history="1">
        <w:r w:rsidR="007F536D">
          <w:rPr>
            <w:rFonts w:ascii="Gentium Basic" w:hAnsi="Gentium Basic"/>
            <w:bCs/>
            <w:noProof/>
          </w:rPr>
          <w:t>18</w:t>
        </w:r>
      </w:hyperlink>
      <w:r w:rsidR="00001608">
        <w:rPr>
          <w:rFonts w:ascii="Gentium Basic" w:hAnsi="Gentium Basic"/>
          <w:bCs/>
          <w:noProof/>
        </w:rPr>
        <w:t xml:space="preserve">, </w:t>
      </w:r>
      <w:hyperlink w:anchor="_ENREF_31" w:tooltip="Furse, 2021 #27203" w:history="1">
        <w:r w:rsidR="007F536D">
          <w:rPr>
            <w:rFonts w:ascii="Gentium Basic" w:hAnsi="Gentium Basic"/>
            <w:bCs/>
            <w:noProof/>
          </w:rPr>
          <w:t>31</w:t>
        </w:r>
      </w:hyperlink>
      <w:r w:rsidR="00001608">
        <w:rPr>
          <w:rFonts w:ascii="Gentium Basic" w:hAnsi="Gentium Basic"/>
          <w:bCs/>
          <w:noProof/>
        </w:rPr>
        <w:t>]</w:t>
      </w:r>
      <w:r w:rsidR="00DF43DE" w:rsidRPr="00506F4C">
        <w:rPr>
          <w:rFonts w:ascii="Gentium Basic" w:hAnsi="Gentium Basic"/>
          <w:bCs/>
        </w:rPr>
        <w:fldChar w:fldCharType="end"/>
      </w:r>
      <w:r w:rsidR="000169F4" w:rsidRPr="00506F4C">
        <w:rPr>
          <w:rFonts w:ascii="Gentium Basic" w:hAnsi="Gentium Basic"/>
          <w:bCs/>
        </w:rPr>
        <w:t>.  T</w:t>
      </w:r>
      <w:r w:rsidR="00733C85" w:rsidRPr="00506F4C">
        <w:rPr>
          <w:rFonts w:ascii="Gentium Basic" w:hAnsi="Gentium Basic"/>
        </w:rPr>
        <w:t>he tissues used were mapped to the known biological/metabolic network (</w:t>
      </w:r>
      <w:r w:rsidR="00733C85" w:rsidRPr="00506F4C">
        <w:rPr>
          <w:rFonts w:ascii="Gentium Basic" w:hAnsi="Gentium Basic"/>
          <w:i/>
        </w:rPr>
        <w:t xml:space="preserve">Fig. </w:t>
      </w:r>
      <w:r w:rsidR="00E36A4E" w:rsidRPr="00506F4C">
        <w:rPr>
          <w:rFonts w:ascii="Gentium Basic" w:hAnsi="Gentium Basic"/>
          <w:i/>
        </w:rPr>
        <w:t>1</w:t>
      </w:r>
      <w:r w:rsidR="00A22CFD" w:rsidRPr="00506F4C">
        <w:rPr>
          <w:rFonts w:ascii="Gentium Basic" w:hAnsi="Gentium Basic"/>
          <w:i/>
        </w:rPr>
        <w:t>B</w:t>
      </w:r>
      <w:r w:rsidR="00733C85" w:rsidRPr="00506F4C">
        <w:rPr>
          <w:rFonts w:ascii="Gentium Basic" w:hAnsi="Gentium Basic"/>
        </w:rPr>
        <w:t xml:space="preserve">).  </w:t>
      </w:r>
      <w:r w:rsidR="000169F4" w:rsidRPr="00506F4C">
        <w:rPr>
          <w:rFonts w:ascii="Gentium Basic" w:hAnsi="Gentium Basic"/>
        </w:rPr>
        <w:t xml:space="preserve">Categories for the Switch Analysis were </w:t>
      </w:r>
      <w:r w:rsidR="000169F4" w:rsidRPr="00506F4C">
        <w:rPr>
          <w:rFonts w:ascii="Gentium Basic" w:hAnsi="Gentium Basic"/>
          <w:b/>
          <w:bCs/>
          <w:i/>
          <w:iCs/>
        </w:rPr>
        <w:t>A</w:t>
      </w:r>
      <w:r w:rsidR="000169F4" w:rsidRPr="00506F4C">
        <w:rPr>
          <w:rFonts w:ascii="Gentium Basic" w:hAnsi="Gentium Basic"/>
        </w:rPr>
        <w:t xml:space="preserve">, </w:t>
      </w:r>
      <w:r w:rsidR="000169F4" w:rsidRPr="00506F4C">
        <w:rPr>
          <w:rFonts w:ascii="Gentium Basic" w:hAnsi="Gentium Basic"/>
          <w:b/>
          <w:bCs/>
          <w:i/>
          <w:iCs/>
        </w:rPr>
        <w:t>B</w:t>
      </w:r>
      <w:r w:rsidR="000169F4" w:rsidRPr="00506F4C">
        <w:rPr>
          <w:rFonts w:ascii="Gentium Basic" w:hAnsi="Gentium Basic"/>
        </w:rPr>
        <w:t xml:space="preserve"> and </w:t>
      </w:r>
      <w:r w:rsidR="000169F4" w:rsidRPr="00506F4C">
        <w:rPr>
          <w:rFonts w:ascii="Gentium Basic" w:hAnsi="Gentium Basic"/>
          <w:b/>
          <w:bCs/>
          <w:i/>
          <w:iCs/>
        </w:rPr>
        <w:t>U</w:t>
      </w:r>
      <w:r w:rsidR="000169F4" w:rsidRPr="00506F4C">
        <w:rPr>
          <w:rFonts w:ascii="Gentium Basic" w:hAnsi="Gentium Basic"/>
        </w:rPr>
        <w:t xml:space="preserve"> lipids.  </w:t>
      </w:r>
      <w:r w:rsidR="00733C85" w:rsidRPr="00C927C1">
        <w:rPr>
          <w:rFonts w:ascii="Gentium Basic" w:hAnsi="Gentium Basic"/>
        </w:rPr>
        <w:t>Variables were regarded as present if they</w:t>
      </w:r>
      <w:r w:rsidR="00D93B54">
        <w:rPr>
          <w:rFonts w:ascii="Gentium Basic" w:hAnsi="Gentium Basic"/>
        </w:rPr>
        <w:t xml:space="preserve"> had a signal strength &gt;0 in ≥</w:t>
      </w:r>
      <w:r w:rsidR="00E36A4E">
        <w:rPr>
          <w:rFonts w:ascii="Gentium Basic" w:hAnsi="Gentium Basic"/>
        </w:rPr>
        <w:t>66</w:t>
      </w:r>
      <w:r w:rsidR="00BF75BA">
        <w:rPr>
          <w:rFonts w:ascii="Gentium Basic" w:hAnsi="Gentium Basic"/>
        </w:rPr>
        <w:t>% of samples</w:t>
      </w:r>
      <w:r w:rsidR="00E03AF0">
        <w:rPr>
          <w:rFonts w:ascii="Gentium Basic" w:hAnsi="Gentium Basic"/>
        </w:rPr>
        <w:t xml:space="preserve"> per group</w:t>
      </w:r>
      <w:r w:rsidR="00BF75BA">
        <w:rPr>
          <w:rFonts w:ascii="Gentium Basic" w:hAnsi="Gentium Basic"/>
        </w:rPr>
        <w:t>.</w:t>
      </w:r>
    </w:p>
    <w:bookmarkEnd w:id="17"/>
    <w:p w14:paraId="1114471C" w14:textId="77777777" w:rsidR="009E4D43" w:rsidRPr="00C927C1" w:rsidRDefault="009E4D43" w:rsidP="00DF7926">
      <w:pPr>
        <w:spacing w:after="100" w:afterAutospacing="1" w:line="360" w:lineRule="auto"/>
        <w:contextualSpacing/>
        <w:rPr>
          <w:rFonts w:ascii="Gentium Basic" w:hAnsi="Gentium Basic"/>
        </w:rPr>
      </w:pPr>
    </w:p>
    <w:p w14:paraId="51F8A82E" w14:textId="5B4ABDBB" w:rsidR="009E4D43" w:rsidRPr="00C927C1" w:rsidRDefault="009E4D43" w:rsidP="00DF7926">
      <w:pPr>
        <w:spacing w:line="360" w:lineRule="auto"/>
        <w:contextualSpacing/>
        <w:rPr>
          <w:rFonts w:ascii="Gentium Basic" w:hAnsi="Gentium Basic"/>
        </w:rPr>
      </w:pPr>
      <w:r w:rsidRPr="00C927C1">
        <w:rPr>
          <w:rFonts w:ascii="Gentium Basic" w:hAnsi="Gentium Basic"/>
          <w:b/>
        </w:rPr>
        <w:t xml:space="preserve">Statistical methods.  </w:t>
      </w:r>
      <w:r w:rsidRPr="00C927C1">
        <w:rPr>
          <w:rFonts w:ascii="Gentium Basic" w:hAnsi="Gentium Basic"/>
        </w:rPr>
        <w:t xml:space="preserve">Univariate and bivariate statistical </w:t>
      </w:r>
      <w:r w:rsidR="00467918">
        <w:rPr>
          <w:rFonts w:ascii="Gentium Basic" w:hAnsi="Gentium Basic"/>
        </w:rPr>
        <w:t>analyses</w:t>
      </w:r>
      <w:r>
        <w:rPr>
          <w:rFonts w:ascii="Gentium Basic" w:hAnsi="Gentium Basic"/>
        </w:rPr>
        <w:t>, and error normalised fold change (ENFC)</w:t>
      </w:r>
      <w:r w:rsidR="00AA626F">
        <w:rPr>
          <w:rFonts w:ascii="Gentium Basic" w:hAnsi="Gentium Basic"/>
        </w:rPr>
        <w:fldChar w:fldCharType="begin"/>
      </w:r>
      <w:r w:rsidR="00001608">
        <w:rPr>
          <w:rFonts w:ascii="Gentium Basic" w:hAnsi="Gentium Basic"/>
        </w:rPr>
        <w:instrText xml:space="preserve"> ADDIN EN.CITE &lt;EndNote&gt;&lt;Cite&gt;&lt;Author&gt;Furse&lt;/Author&gt;&lt;Year&gt;2021&lt;/Year&gt;&lt;RecNum&gt;27197&lt;/RecNum&gt;&lt;DisplayText&gt;[18]&lt;/DisplayText&gt;&lt;record&gt;&lt;rec-number&gt;27197&lt;/rec-number&gt;&lt;foreign-keys&gt;&lt;key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Biology&lt;/full-title&gt;&lt;/periodical&gt;&lt;dates&gt;&lt;year&gt;2021&lt;/year&gt;&lt;/dates&gt;&lt;urls&gt;&lt;/urls&gt;&lt;electronic-resource-num&gt;10.1038/s42003-021-01686-1&lt;/electronic-resource-num&gt;&lt;/record&gt;&lt;/Cite&gt;&lt;/EndNote&gt;</w:instrText>
      </w:r>
      <w:r w:rsidR="00AA626F">
        <w:rPr>
          <w:rFonts w:ascii="Gentium Basic" w:hAnsi="Gentium Basic"/>
        </w:rPr>
        <w:fldChar w:fldCharType="separate"/>
      </w:r>
      <w:r w:rsidR="00001608">
        <w:rPr>
          <w:rFonts w:ascii="Gentium Basic" w:hAnsi="Gentium Basic"/>
          <w:noProof/>
        </w:rPr>
        <w:t>[</w:t>
      </w:r>
      <w:hyperlink w:anchor="_ENREF_18" w:tooltip="Furse, 2021 #27197" w:history="1">
        <w:r w:rsidR="007F536D">
          <w:rPr>
            <w:rFonts w:ascii="Gentium Basic" w:hAnsi="Gentium Basic"/>
            <w:noProof/>
          </w:rPr>
          <w:t>18</w:t>
        </w:r>
      </w:hyperlink>
      <w:r w:rsidR="00001608">
        <w:rPr>
          <w:rFonts w:ascii="Gentium Basic" w:hAnsi="Gentium Basic"/>
          <w:noProof/>
        </w:rPr>
        <w:t>]</w:t>
      </w:r>
      <w:r w:rsidR="00AA626F">
        <w:rPr>
          <w:rFonts w:ascii="Gentium Basic" w:hAnsi="Gentium Basic"/>
        </w:rPr>
        <w:fldChar w:fldCharType="end"/>
      </w:r>
      <w:r w:rsidR="006B34D9">
        <w:rPr>
          <w:rFonts w:ascii="Gentium Basic" w:hAnsi="Gentium Basic"/>
        </w:rPr>
        <w:t>,</w:t>
      </w:r>
      <w:r>
        <w:rPr>
          <w:rFonts w:ascii="Gentium Basic" w:hAnsi="Gentium Basic"/>
        </w:rPr>
        <w:t xml:space="preserve"> </w:t>
      </w:r>
      <w:r w:rsidRPr="00C927C1">
        <w:rPr>
          <w:rFonts w:ascii="Gentium Basic" w:hAnsi="Gentium Basic"/>
        </w:rPr>
        <w:t>were</w:t>
      </w:r>
      <w:r w:rsidR="00467918">
        <w:rPr>
          <w:rFonts w:ascii="Gentium Basic" w:hAnsi="Gentium Basic"/>
        </w:rPr>
        <w:t xml:space="preserve"> calculated</w:t>
      </w:r>
      <w:r w:rsidR="006B34D9">
        <w:rPr>
          <w:rFonts w:ascii="Gentium Basic" w:hAnsi="Gentium Basic"/>
        </w:rPr>
        <w:t xml:space="preserve"> in</w:t>
      </w:r>
      <w:r w:rsidRPr="00C927C1">
        <w:rPr>
          <w:rFonts w:ascii="Gentium Basic" w:hAnsi="Gentium Basic"/>
        </w:rPr>
        <w:t xml:space="preserve"> Microsoft Excel 2016.  Graphs were prepared in </w:t>
      </w:r>
      <w:r w:rsidR="00481EFC">
        <w:rPr>
          <w:rFonts w:ascii="Gentium Basic" w:hAnsi="Gentium Basic"/>
        </w:rPr>
        <w:t xml:space="preserve">Excel 2016 or </w:t>
      </w:r>
      <w:r w:rsidRPr="00C927C1">
        <w:rPr>
          <w:rFonts w:ascii="Gentium Basic" w:hAnsi="Gentium Basic"/>
        </w:rPr>
        <w:t xml:space="preserve">OriginLab 2018.  </w:t>
      </w:r>
      <w:r w:rsidR="00DE1F12">
        <w:rPr>
          <w:rFonts w:ascii="Gentium Basic" w:hAnsi="Gentium Basic"/>
        </w:rPr>
        <w:t xml:space="preserve">Calculations of </w:t>
      </w:r>
      <w:r w:rsidRPr="00C927C1">
        <w:rPr>
          <w:rFonts w:ascii="Gentium Basic" w:hAnsi="Gentium Basic"/>
        </w:rPr>
        <w:t>Jaccard-Tanimoto Coefficients (JTCs</w:t>
      </w:r>
      <w:r w:rsidR="00E03AF0">
        <w:rPr>
          <w:rFonts w:ascii="Gentium Basic" w:hAnsi="Gentium Basic"/>
        </w:rPr>
        <w:t xml:space="preserve">, </w:t>
      </w:r>
      <w:r w:rsidR="00E03AF0">
        <w:rPr>
          <w:rFonts w:ascii="Gentium Basic" w:hAnsi="Gentium Basic"/>
          <w:i/>
        </w:rPr>
        <w:t>J</w:t>
      </w:r>
      <w:r w:rsidRPr="00C927C1">
        <w:rPr>
          <w:rFonts w:ascii="Gentium Basic" w:hAnsi="Gentium Basic"/>
        </w:rPr>
        <w:t xml:space="preserve">) </w:t>
      </w:r>
      <w:r w:rsidR="00DE1F12">
        <w:rPr>
          <w:rFonts w:ascii="Gentium Basic" w:hAnsi="Gentium Basic"/>
        </w:rPr>
        <w:t xml:space="preserve">and </w:t>
      </w:r>
      <w:r w:rsidR="00DE1F12" w:rsidRPr="00C927C1">
        <w:rPr>
          <w:rFonts w:ascii="Gentium Basic" w:hAnsi="Gentium Basic"/>
        </w:rPr>
        <w:t xml:space="preserve">associated </w:t>
      </w:r>
      <w:r w:rsidR="00DE1F12" w:rsidRPr="00C927C1">
        <w:rPr>
          <w:rFonts w:ascii="Gentium Basic" w:hAnsi="Gentium Basic"/>
          <w:i/>
          <w:iCs/>
        </w:rPr>
        <w:t>p-</w:t>
      </w:r>
      <w:r w:rsidR="00DE1F12" w:rsidRPr="00C927C1">
        <w:rPr>
          <w:rFonts w:ascii="Gentium Basic" w:hAnsi="Gentium Basic"/>
        </w:rPr>
        <w:t>values</w:t>
      </w:r>
      <w:r w:rsidR="00E03AF0">
        <w:rPr>
          <w:rFonts w:ascii="Gentium Basic" w:hAnsi="Gentium Basic"/>
        </w:rPr>
        <w:t xml:space="preserve"> </w:t>
      </w:r>
      <w:r w:rsidR="00AA626F">
        <w:rPr>
          <w:rFonts w:ascii="Gentium Basic" w:hAnsi="Gentium Basic"/>
          <w:bCs/>
        </w:rPr>
        <w:fldChar w:fldCharType="begin"/>
      </w:r>
      <w:r w:rsidR="00001608">
        <w:rPr>
          <w:rFonts w:ascii="Gentium Basic" w:hAnsi="Gentium Basic"/>
          <w:bCs/>
        </w:rPr>
        <w:instrText xml:space="preserve"> ADDIN EN.CITE &lt;EndNote&gt;&lt;Cite&gt;&lt;Author&gt;Furse&lt;/Author&gt;&lt;Year&gt;2021&lt;/Year&gt;&lt;RecNum&gt;27197&lt;/RecNum&gt;&lt;DisplayText&gt;[18]&lt;/DisplayText&gt;&lt;record&gt;&lt;rec-number&gt;27197&lt;/rec-number&gt;&lt;foreign-keys&gt;&lt;key app="EN" db-id="xsfs52xdqvest2eavxmpwatxpdw09dxawvfv"&gt;27197&lt;/key&gt;&lt;/foreign-keys&gt;&lt;ref-type name="Journal Article"&gt;17&lt;/ref-type&gt;&lt;contributors&gt;&lt;authors&gt;&lt;author&gt;Furse, Samuel&lt;/author&gt;&lt;author&gt;Watkins, A. J.&lt;/author&gt;&lt;author&gt;Hojat, N.&lt;/author&gt;&lt;author&gt;Smith, J.&lt;/author&gt;&lt;author&gt;Williams, H. E. L.&lt;/author&gt;&lt;author&gt;Chiarugi, D.&lt;/author&gt;&lt;author&gt;Koulman, A&lt;/author&gt;&lt;/authors&gt;&lt;/contributors&gt;&lt;titles&gt;&lt;title&gt;Lipid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Biology&lt;/full-title&gt;&lt;/periodical&gt;&lt;dates&gt;&lt;year&gt;2021&lt;/year&gt;&lt;/dates&gt;&lt;urls&gt;&lt;/urls&gt;&lt;electronic-resource-num&gt;10.1038/s42003-021-01686-1&lt;/electronic-resource-num&gt;&lt;/record&gt;&lt;/Cite&gt;&lt;/EndNote&gt;</w:instrText>
      </w:r>
      <w:r w:rsidR="00AA626F">
        <w:rPr>
          <w:rFonts w:ascii="Gentium Basic" w:hAnsi="Gentium Basic"/>
          <w:bCs/>
        </w:rPr>
        <w:fldChar w:fldCharType="separate"/>
      </w:r>
      <w:r w:rsidR="00001608">
        <w:rPr>
          <w:rFonts w:ascii="Gentium Basic" w:hAnsi="Gentium Basic"/>
          <w:bCs/>
          <w:noProof/>
        </w:rPr>
        <w:t>[</w:t>
      </w:r>
      <w:hyperlink w:anchor="_ENREF_18" w:tooltip="Furse, 2021 #27197" w:history="1">
        <w:r w:rsidR="007F536D">
          <w:rPr>
            <w:rFonts w:ascii="Gentium Basic" w:hAnsi="Gentium Basic"/>
            <w:bCs/>
            <w:noProof/>
          </w:rPr>
          <w:t>18</w:t>
        </w:r>
      </w:hyperlink>
      <w:r w:rsidR="00001608">
        <w:rPr>
          <w:rFonts w:ascii="Gentium Basic" w:hAnsi="Gentium Basic"/>
          <w:bCs/>
          <w:noProof/>
        </w:rPr>
        <w:t>]</w:t>
      </w:r>
      <w:r w:rsidR="00AA626F">
        <w:rPr>
          <w:rFonts w:ascii="Gentium Basic" w:hAnsi="Gentium Basic"/>
          <w:bCs/>
        </w:rPr>
        <w:fldChar w:fldCharType="end"/>
      </w:r>
      <w:r w:rsidR="002F19B4" w:rsidRPr="00C927C1">
        <w:rPr>
          <w:rFonts w:ascii="Gentium Basic" w:hAnsi="Gentium Basic"/>
        </w:rPr>
        <w:t xml:space="preserve"> </w:t>
      </w:r>
      <w:r w:rsidRPr="00C927C1">
        <w:rPr>
          <w:rFonts w:ascii="Gentium Basic" w:hAnsi="Gentium Basic"/>
        </w:rPr>
        <w:t>were</w:t>
      </w:r>
      <w:r>
        <w:rPr>
          <w:rFonts w:ascii="Gentium Basic" w:hAnsi="Gentium Basic"/>
        </w:rPr>
        <w:t xml:space="preserve"> </w:t>
      </w:r>
      <w:r w:rsidRPr="00C927C1">
        <w:rPr>
          <w:rFonts w:ascii="Gentium Basic" w:hAnsi="Gentium Basic"/>
        </w:rPr>
        <w:t xml:space="preserve">used as a non-parametric measure of the distinctions between lipid variables associated with phenotype(s).   </w:t>
      </w:r>
      <w:r w:rsidRPr="00C927C1">
        <w:rPr>
          <w:rFonts w:ascii="Gentium Basic" w:hAnsi="Gentium Basic"/>
          <w:bCs/>
        </w:rPr>
        <w:t xml:space="preserve">The </w:t>
      </w:r>
      <w:r w:rsidRPr="00C927C1">
        <w:rPr>
          <w:rFonts w:ascii="Gentium Basic" w:hAnsi="Gentium Basic"/>
          <w:bCs/>
          <w:i/>
          <w:iCs/>
        </w:rPr>
        <w:t>p</w:t>
      </w:r>
      <w:r w:rsidRPr="00C927C1">
        <w:rPr>
          <w:rFonts w:ascii="Gentium Basic" w:hAnsi="Gentium Basic"/>
          <w:bCs/>
        </w:rPr>
        <w:t xml:space="preserve">-value associated with each </w:t>
      </w:r>
      <w:r w:rsidRPr="00C927C1">
        <w:rPr>
          <w:rFonts w:ascii="Gentium Basic" w:hAnsi="Gentium Basic"/>
          <w:bCs/>
          <w:i/>
          <w:iCs/>
        </w:rPr>
        <w:t>J</w:t>
      </w:r>
      <w:r w:rsidRPr="00C927C1">
        <w:rPr>
          <w:rFonts w:ascii="Gentium Basic" w:hAnsi="Gentium Basic"/>
          <w:bCs/>
        </w:rPr>
        <w:t xml:space="preserve"> represents the probability that the difference between the lists of variables for the two phenotypes occurred by random chance</w:t>
      </w:r>
      <w:r w:rsidR="00DE1F12">
        <w:rPr>
          <w:rFonts w:ascii="Gentium Basic" w:hAnsi="Gentium Basic"/>
          <w:bCs/>
        </w:rPr>
        <w:t>, representing both the number of variables only found in either of the two groups and the order of the binary list</w:t>
      </w:r>
      <w:r w:rsidRPr="00C927C1">
        <w:rPr>
          <w:rFonts w:ascii="Gentium Basic" w:hAnsi="Gentium Basic"/>
          <w:bCs/>
        </w:rPr>
        <w:t xml:space="preserve">. </w:t>
      </w:r>
    </w:p>
    <w:p w14:paraId="43BA8C6C" w14:textId="77777777" w:rsidR="00506F4C" w:rsidRPr="00C927C1" w:rsidRDefault="00506F4C" w:rsidP="00DF7926">
      <w:pPr>
        <w:spacing w:line="360" w:lineRule="auto"/>
        <w:contextualSpacing/>
        <w:rPr>
          <w:rFonts w:ascii="Gentium Basic" w:hAnsi="Gentium Basic"/>
        </w:rPr>
      </w:pPr>
    </w:p>
    <w:p w14:paraId="262CF7EE" w14:textId="77777777" w:rsidR="002E426E" w:rsidRPr="00906CBC" w:rsidRDefault="002E426E" w:rsidP="00DF7926">
      <w:pPr>
        <w:pStyle w:val="Acknowledgement"/>
        <w:spacing w:before="0" w:line="360" w:lineRule="auto"/>
        <w:rPr>
          <w:rFonts w:ascii="Gentium Basic" w:hAnsi="Gentium Basic"/>
          <w:b/>
          <w:sz w:val="28"/>
          <w:szCs w:val="28"/>
          <w:lang w:val="en-GB"/>
        </w:rPr>
      </w:pPr>
      <w:r w:rsidRPr="00906CBC">
        <w:rPr>
          <w:rFonts w:ascii="Gentium Basic" w:hAnsi="Gentium Basic"/>
          <w:b/>
          <w:sz w:val="28"/>
          <w:szCs w:val="28"/>
          <w:lang w:val="en-GB"/>
        </w:rPr>
        <w:t>Acknowledgments</w:t>
      </w:r>
    </w:p>
    <w:p w14:paraId="2401DE42" w14:textId="395B21DF" w:rsidR="002E426E" w:rsidRDefault="002E426E" w:rsidP="00DF7926">
      <w:pPr>
        <w:pStyle w:val="Acknowledgement"/>
        <w:spacing w:before="0" w:line="360" w:lineRule="auto"/>
        <w:ind w:left="0" w:firstLine="0"/>
        <w:rPr>
          <w:rFonts w:ascii="Gentium Basic" w:hAnsi="Gentium Basic"/>
          <w:lang w:val="en-GB"/>
        </w:rPr>
      </w:pPr>
      <w:r w:rsidRPr="00C927C1">
        <w:rPr>
          <w:rFonts w:ascii="Gentium Basic" w:hAnsi="Gentium Basic"/>
          <w:lang w:val="en-GB"/>
        </w:rPr>
        <w:t xml:space="preserve">The authors gratefully acknowledge funding from the BBSRC (BB/M027252/1 </w:t>
      </w:r>
      <w:r w:rsidR="00790C8E">
        <w:rPr>
          <w:rFonts w:ascii="Gentium Basic" w:hAnsi="Gentium Basic"/>
          <w:lang w:val="en-GB"/>
        </w:rPr>
        <w:t>for SF and AK and</w:t>
      </w:r>
      <w:r w:rsidR="00FD2477">
        <w:rPr>
          <w:rFonts w:ascii="Gentium Basic" w:hAnsi="Gentium Basic"/>
          <w:lang w:val="en-GB"/>
        </w:rPr>
        <w:t xml:space="preserve"> </w:t>
      </w:r>
      <w:r w:rsidR="00790C8E" w:rsidRPr="00790C8E">
        <w:rPr>
          <w:rFonts w:ascii="Gentium Basic" w:hAnsi="Gentium Basic"/>
          <w:lang w:val="en-GB"/>
        </w:rPr>
        <w:t>BB/T014210/1</w:t>
      </w:r>
      <w:r w:rsidR="00790C8E">
        <w:rPr>
          <w:rFonts w:ascii="Gentium Basic" w:hAnsi="Gentium Basic"/>
          <w:lang w:val="en-GB"/>
        </w:rPr>
        <w:t xml:space="preserve"> </w:t>
      </w:r>
      <w:r w:rsidRPr="00C927C1">
        <w:rPr>
          <w:rFonts w:ascii="Gentium Basic" w:hAnsi="Gentium Basic"/>
          <w:lang w:val="en-GB"/>
        </w:rPr>
        <w:t>for SF)</w:t>
      </w:r>
      <w:r w:rsidR="00790C8E">
        <w:rPr>
          <w:rFonts w:ascii="Gentium Basic" w:hAnsi="Gentium Basic"/>
          <w:lang w:val="en-GB"/>
        </w:rPr>
        <w:t xml:space="preserve"> and MRC/B</w:t>
      </w:r>
      <w:r w:rsidR="00790C8E" w:rsidRPr="00790C8E">
        <w:rPr>
          <w:rFonts w:ascii="Gentium Basic" w:hAnsi="Gentium Basic"/>
          <w:lang w:val="en-GB"/>
        </w:rPr>
        <w:t>HF (MC_UU_12012/4 fo</w:t>
      </w:r>
      <w:r w:rsidR="00790C8E">
        <w:rPr>
          <w:rFonts w:ascii="Gentium Basic" w:hAnsi="Gentium Basic"/>
          <w:lang w:val="en-GB"/>
        </w:rPr>
        <w:t>r DFT</w:t>
      </w:r>
      <w:r w:rsidR="004D2AB3">
        <w:rPr>
          <w:rFonts w:ascii="Gentium Basic" w:hAnsi="Gentium Basic"/>
          <w:lang w:val="en-GB"/>
        </w:rPr>
        <w:t xml:space="preserve"> a</w:t>
      </w:r>
      <w:r w:rsidR="00790C8E">
        <w:rPr>
          <w:rFonts w:ascii="Gentium Basic" w:hAnsi="Gentium Basic"/>
          <w:lang w:val="en-GB"/>
        </w:rPr>
        <w:t>nd SEO)</w:t>
      </w:r>
      <w:r w:rsidRPr="00C927C1">
        <w:rPr>
          <w:rFonts w:ascii="Gentium Basic" w:hAnsi="Gentium Basic"/>
          <w:lang w:val="en-GB"/>
        </w:rPr>
        <w:t xml:space="preserve">.  </w:t>
      </w:r>
      <w:r w:rsidR="004D2AB3">
        <w:rPr>
          <w:rFonts w:ascii="Gentium Basic" w:hAnsi="Gentium Basic"/>
          <w:lang w:val="en-GB"/>
        </w:rPr>
        <w:t xml:space="preserve">JHB was supported by a </w:t>
      </w:r>
      <w:r w:rsidR="004D2AB3" w:rsidRPr="004D2AB3">
        <w:rPr>
          <w:rFonts w:ascii="Gentium Basic" w:hAnsi="Gentium Basic"/>
          <w:lang w:val="en-GB"/>
        </w:rPr>
        <w:t>British Heart Foundation Studentship [FS/14/59/31282]</w:t>
      </w:r>
      <w:r w:rsidR="004D2AB3">
        <w:rPr>
          <w:rFonts w:ascii="Gentium Basic" w:hAnsi="Gentium Basic"/>
          <w:lang w:val="en-GB"/>
        </w:rPr>
        <w:t>.</w:t>
      </w:r>
    </w:p>
    <w:p w14:paraId="18EE90B7" w14:textId="77777777" w:rsidR="00DE1F12" w:rsidRDefault="00DE1F12" w:rsidP="00DF7926">
      <w:pPr>
        <w:pStyle w:val="Acknowledgement"/>
        <w:spacing w:before="0" w:line="360" w:lineRule="auto"/>
        <w:ind w:left="0" w:firstLine="0"/>
        <w:rPr>
          <w:rFonts w:ascii="Gentium Basic" w:hAnsi="Gentium Basic"/>
          <w:lang w:val="en-GB"/>
        </w:rPr>
      </w:pPr>
    </w:p>
    <w:p w14:paraId="13327DBF" w14:textId="77777777" w:rsidR="002E426E" w:rsidRPr="00906CBC" w:rsidRDefault="002E426E" w:rsidP="00DF7926">
      <w:pPr>
        <w:pStyle w:val="Acknowledgement"/>
        <w:spacing w:before="0" w:line="360" w:lineRule="auto"/>
        <w:ind w:left="0" w:firstLine="0"/>
        <w:rPr>
          <w:rFonts w:ascii="Gentium Basic" w:hAnsi="Gentium Basic"/>
          <w:b/>
          <w:sz w:val="28"/>
          <w:szCs w:val="28"/>
          <w:lang w:val="en-GB"/>
        </w:rPr>
      </w:pPr>
      <w:r w:rsidRPr="00906CBC">
        <w:rPr>
          <w:rFonts w:ascii="Gentium Basic" w:hAnsi="Gentium Basic"/>
          <w:b/>
          <w:sz w:val="28"/>
          <w:szCs w:val="28"/>
          <w:lang w:val="en-GB"/>
        </w:rPr>
        <w:t>Author contributions</w:t>
      </w:r>
    </w:p>
    <w:p w14:paraId="130EC3E2" w14:textId="45AA128D" w:rsidR="002E426E" w:rsidRDefault="002E426E" w:rsidP="00DF7926">
      <w:pPr>
        <w:pStyle w:val="Acknowledgement"/>
        <w:spacing w:before="0" w:line="360" w:lineRule="auto"/>
        <w:ind w:left="0" w:firstLine="0"/>
        <w:contextualSpacing/>
        <w:rPr>
          <w:rFonts w:ascii="Gentium Basic" w:hAnsi="Gentium Basic"/>
          <w:lang w:val="en-GB"/>
        </w:rPr>
      </w:pPr>
      <w:r>
        <w:rPr>
          <w:rFonts w:ascii="Gentium Basic" w:hAnsi="Gentium Basic"/>
          <w:lang w:val="en-GB"/>
        </w:rPr>
        <w:t xml:space="preserve">SF and </w:t>
      </w:r>
      <w:r w:rsidR="00790C8E">
        <w:rPr>
          <w:rFonts w:ascii="Gentium Basic" w:hAnsi="Gentium Basic"/>
          <w:lang w:val="en-GB"/>
        </w:rPr>
        <w:t xml:space="preserve">DFT </w:t>
      </w:r>
      <w:r>
        <w:rPr>
          <w:rFonts w:ascii="Gentium Basic" w:hAnsi="Gentium Basic"/>
          <w:lang w:val="en-GB"/>
        </w:rPr>
        <w:t>conceived the research question</w:t>
      </w:r>
      <w:r w:rsidR="00790C8E">
        <w:rPr>
          <w:rFonts w:ascii="Gentium Basic" w:hAnsi="Gentium Basic"/>
          <w:lang w:val="en-GB"/>
        </w:rPr>
        <w:t xml:space="preserve"> with AK and SEO</w:t>
      </w:r>
      <w:r>
        <w:rPr>
          <w:rFonts w:ascii="Gentium Basic" w:hAnsi="Gentium Basic"/>
          <w:lang w:val="en-GB"/>
        </w:rPr>
        <w:t>.  SF</w:t>
      </w:r>
      <w:r w:rsidR="00790C8E">
        <w:rPr>
          <w:rFonts w:ascii="Gentium Basic" w:hAnsi="Gentium Basic"/>
          <w:lang w:val="en-GB"/>
        </w:rPr>
        <w:t xml:space="preserve"> carried out all lipid analyses and wrote the manuscript</w:t>
      </w:r>
      <w:r>
        <w:rPr>
          <w:rFonts w:ascii="Gentium Basic" w:hAnsi="Gentium Basic"/>
          <w:lang w:val="en-GB"/>
        </w:rPr>
        <w:t xml:space="preserve">.  </w:t>
      </w:r>
      <w:r w:rsidR="003E7E51" w:rsidRPr="00C927C1">
        <w:rPr>
          <w:rFonts w:ascii="Gentium Basic" w:hAnsi="Gentium Basic"/>
          <w:lang w:val="en-GB"/>
        </w:rPr>
        <w:t xml:space="preserve">DC </w:t>
      </w:r>
      <w:r w:rsidR="003E7E51">
        <w:rPr>
          <w:rFonts w:ascii="Gentium Basic" w:hAnsi="Gentium Basic"/>
          <w:lang w:val="en-GB"/>
        </w:rPr>
        <w:t>conceived improvements to previous code with SF and wrote all novel code</w:t>
      </w:r>
      <w:r w:rsidR="003E7E51" w:rsidRPr="00C927C1">
        <w:rPr>
          <w:rFonts w:ascii="Gentium Basic" w:hAnsi="Gentium Basic"/>
          <w:lang w:val="en-GB"/>
        </w:rPr>
        <w:t xml:space="preserve">.  </w:t>
      </w:r>
      <w:r w:rsidR="00790C8E">
        <w:rPr>
          <w:rFonts w:ascii="Gentium Basic" w:hAnsi="Gentium Basic"/>
          <w:lang w:val="en-GB"/>
        </w:rPr>
        <w:t xml:space="preserve">DFT and SEO </w:t>
      </w:r>
      <w:r w:rsidRPr="00C927C1">
        <w:rPr>
          <w:rFonts w:ascii="Gentium Basic" w:hAnsi="Gentium Basic"/>
          <w:lang w:val="en-GB"/>
        </w:rPr>
        <w:t xml:space="preserve">developed the mouse model, </w:t>
      </w:r>
      <w:r w:rsidR="003E7E51">
        <w:rPr>
          <w:rFonts w:ascii="Gentium Basic" w:hAnsi="Gentium Basic"/>
          <w:lang w:val="en-GB"/>
        </w:rPr>
        <w:t xml:space="preserve">and with JB </w:t>
      </w:r>
      <w:r w:rsidRPr="00C927C1">
        <w:rPr>
          <w:rFonts w:ascii="Gentium Basic" w:hAnsi="Gentium Basic"/>
          <w:lang w:val="en-GB"/>
        </w:rPr>
        <w:t xml:space="preserve">did all animal work and produced all tissue samples.  AK and </w:t>
      </w:r>
      <w:r w:rsidR="003E7E51">
        <w:rPr>
          <w:rFonts w:ascii="Gentium Basic" w:hAnsi="Gentium Basic"/>
          <w:lang w:val="en-GB"/>
        </w:rPr>
        <w:t>SEO</w:t>
      </w:r>
      <w:r w:rsidRPr="00C927C1">
        <w:rPr>
          <w:rFonts w:ascii="Gentium Basic" w:hAnsi="Gentium Basic"/>
          <w:lang w:val="en-GB"/>
        </w:rPr>
        <w:t xml:space="preserve"> wrote the original grant proposals.  SF</w:t>
      </w:r>
      <w:r w:rsidR="00E601E9">
        <w:rPr>
          <w:rFonts w:ascii="Gentium Basic" w:hAnsi="Gentium Basic"/>
          <w:lang w:val="en-GB"/>
        </w:rPr>
        <w:t xml:space="preserve">, </w:t>
      </w:r>
      <w:r w:rsidR="003E7E51">
        <w:rPr>
          <w:rFonts w:ascii="Gentium Basic" w:hAnsi="Gentium Basic"/>
          <w:lang w:val="en-GB"/>
        </w:rPr>
        <w:t>DFT</w:t>
      </w:r>
      <w:r w:rsidR="00E601E9">
        <w:rPr>
          <w:rFonts w:ascii="Gentium Basic" w:hAnsi="Gentium Basic"/>
          <w:lang w:val="en-GB"/>
        </w:rPr>
        <w:t xml:space="preserve"> and</w:t>
      </w:r>
      <w:r w:rsidRPr="00C927C1">
        <w:rPr>
          <w:rFonts w:ascii="Gentium Basic" w:hAnsi="Gentium Basic"/>
          <w:lang w:val="en-GB"/>
        </w:rPr>
        <w:t xml:space="preserve"> AK interpreted data and revised the manuscript with comments from all authors.  All authors commented on the manuscript and approved the final version.  </w:t>
      </w:r>
    </w:p>
    <w:p w14:paraId="387D711F" w14:textId="77777777" w:rsidR="00DE1F12" w:rsidRDefault="00DE1F12" w:rsidP="00DF7926">
      <w:pPr>
        <w:pStyle w:val="Acknowledgement"/>
        <w:spacing w:before="0" w:line="360" w:lineRule="auto"/>
        <w:ind w:left="0" w:firstLine="0"/>
        <w:contextualSpacing/>
        <w:rPr>
          <w:rFonts w:ascii="Gentium Basic" w:hAnsi="Gentium Basic"/>
          <w:lang w:val="en-GB"/>
        </w:rPr>
      </w:pPr>
    </w:p>
    <w:p w14:paraId="3F6978B2" w14:textId="77777777" w:rsidR="002E426E" w:rsidRPr="00906CBC" w:rsidRDefault="002E426E" w:rsidP="00DF7926">
      <w:pPr>
        <w:pStyle w:val="Acknowledgement"/>
        <w:spacing w:before="0" w:line="360" w:lineRule="auto"/>
        <w:ind w:left="0" w:firstLine="0"/>
        <w:contextualSpacing/>
        <w:rPr>
          <w:rFonts w:ascii="Gentium Basic" w:hAnsi="Gentium Basic"/>
          <w:sz w:val="28"/>
          <w:szCs w:val="28"/>
          <w:lang w:val="en-GB"/>
        </w:rPr>
      </w:pPr>
      <w:r w:rsidRPr="00906CBC">
        <w:rPr>
          <w:rFonts w:ascii="Gentium Basic" w:hAnsi="Gentium Basic"/>
          <w:b/>
          <w:sz w:val="28"/>
          <w:szCs w:val="28"/>
          <w:lang w:val="en-GB"/>
        </w:rPr>
        <w:t>Conflicts of Interest</w:t>
      </w:r>
      <w:r w:rsidRPr="00906CBC">
        <w:rPr>
          <w:rFonts w:ascii="Gentium Basic" w:hAnsi="Gentium Basic"/>
          <w:sz w:val="28"/>
          <w:szCs w:val="28"/>
          <w:lang w:val="en-GB"/>
        </w:rPr>
        <w:t xml:space="preserve"> </w:t>
      </w:r>
    </w:p>
    <w:p w14:paraId="4C48149D" w14:textId="77777777" w:rsidR="002E426E" w:rsidRPr="00C927C1" w:rsidRDefault="002E426E" w:rsidP="00DF7926">
      <w:pPr>
        <w:pStyle w:val="Acknowledgement"/>
        <w:spacing w:before="0" w:line="360" w:lineRule="auto"/>
        <w:ind w:left="0" w:firstLine="0"/>
        <w:contextualSpacing/>
        <w:rPr>
          <w:rFonts w:ascii="Gentium Basic" w:hAnsi="Gentium Basic"/>
          <w:b/>
          <w:lang w:val="en-GB"/>
        </w:rPr>
      </w:pPr>
      <w:r w:rsidRPr="00C927C1">
        <w:rPr>
          <w:rFonts w:ascii="Gentium Basic" w:hAnsi="Gentium Basic"/>
          <w:lang w:val="en-GB"/>
        </w:rPr>
        <w:t>The authors have no conflicts of interest.</w:t>
      </w:r>
    </w:p>
    <w:p w14:paraId="044B9D9C" w14:textId="77777777" w:rsidR="00C650CB" w:rsidRDefault="00C650CB" w:rsidP="00C650CB">
      <w:pPr>
        <w:pStyle w:val="Acknowledgement"/>
        <w:spacing w:before="0" w:line="360" w:lineRule="auto"/>
        <w:ind w:left="0" w:firstLine="0"/>
        <w:contextualSpacing/>
        <w:rPr>
          <w:rFonts w:ascii="Gentium Basic" w:hAnsi="Gentium Basic"/>
          <w:lang w:val="en-GB"/>
        </w:rPr>
      </w:pPr>
    </w:p>
    <w:p w14:paraId="63EA2397" w14:textId="77777777" w:rsidR="00C650CB" w:rsidRPr="00906CBC" w:rsidRDefault="00C650CB" w:rsidP="00C468DA">
      <w:pPr>
        <w:pStyle w:val="Acknowledgement"/>
        <w:spacing w:before="0" w:line="360" w:lineRule="auto"/>
        <w:ind w:left="0" w:firstLine="0"/>
        <w:contextualSpacing/>
        <w:rPr>
          <w:rFonts w:ascii="Gentium Basic" w:hAnsi="Gentium Basic"/>
          <w:sz w:val="28"/>
          <w:szCs w:val="28"/>
          <w:lang w:val="en-GB"/>
        </w:rPr>
      </w:pPr>
      <w:r>
        <w:rPr>
          <w:rFonts w:ascii="Gentium Basic" w:hAnsi="Gentium Basic"/>
          <w:b/>
          <w:sz w:val="28"/>
          <w:szCs w:val="28"/>
          <w:lang w:val="en-GB"/>
        </w:rPr>
        <w:t>Data availability statement</w:t>
      </w:r>
      <w:r w:rsidRPr="00906CBC">
        <w:rPr>
          <w:rFonts w:ascii="Gentium Basic" w:hAnsi="Gentium Basic"/>
          <w:sz w:val="28"/>
          <w:szCs w:val="28"/>
          <w:lang w:val="en-GB"/>
        </w:rPr>
        <w:t xml:space="preserve"> </w:t>
      </w:r>
    </w:p>
    <w:p w14:paraId="292C104F" w14:textId="33C5D100" w:rsidR="00C468DA" w:rsidRPr="00C468DA" w:rsidRDefault="00C468DA" w:rsidP="006B34D9">
      <w:pPr>
        <w:pStyle w:val="Acknowledgement"/>
        <w:spacing w:before="0" w:line="360" w:lineRule="auto"/>
        <w:ind w:left="0" w:firstLine="0"/>
        <w:contextualSpacing/>
        <w:rPr>
          <w:rFonts w:ascii="Gentium Basic" w:hAnsi="Gentium Basic"/>
          <w:lang w:val="en-GB"/>
        </w:rPr>
      </w:pPr>
      <w:r>
        <w:rPr>
          <w:rFonts w:ascii="Gentium Basic" w:hAnsi="Gentium Basic"/>
        </w:rPr>
        <w:t>T</w:t>
      </w:r>
      <w:r w:rsidRPr="00C468DA">
        <w:rPr>
          <w:rFonts w:ascii="Gentium Basic" w:hAnsi="Gentium Basic"/>
        </w:rPr>
        <w:t xml:space="preserve">he </w:t>
      </w:r>
      <w:r w:rsidRPr="00506F4C">
        <w:rPr>
          <w:rFonts w:ascii="Gentium Basic" w:hAnsi="Gentium Basic"/>
        </w:rPr>
        <w:t xml:space="preserve">novel R code developed in the present study for Lipid Traffic Analysis v2.3 is in </w:t>
      </w:r>
      <w:r w:rsidRPr="003E7E51">
        <w:rPr>
          <w:rFonts w:ascii="Gentium Basic" w:hAnsi="Gentium Basic"/>
          <w:i/>
          <w:highlight w:val="yellow"/>
        </w:rPr>
        <w:t xml:space="preserve">Supplementary Information </w:t>
      </w:r>
      <w:r w:rsidR="004822F6" w:rsidRPr="003E7E51">
        <w:rPr>
          <w:rFonts w:ascii="Gentium Basic" w:hAnsi="Gentium Basic"/>
          <w:i/>
          <w:highlight w:val="yellow"/>
        </w:rPr>
        <w:t>S</w:t>
      </w:r>
      <w:r w:rsidR="002E41D2">
        <w:rPr>
          <w:rFonts w:ascii="Gentium Basic" w:hAnsi="Gentium Basic"/>
          <w:i/>
          <w:highlight w:val="yellow"/>
        </w:rPr>
        <w:t>3</w:t>
      </w:r>
      <w:r w:rsidRPr="00506F4C">
        <w:rPr>
          <w:rFonts w:ascii="Gentium Basic" w:hAnsi="Gentium Basic"/>
        </w:rPr>
        <w:t>.  LTA v1.0 is available publicly available</w:t>
      </w:r>
      <w:r w:rsidR="00E03AF0">
        <w:rPr>
          <w:rFonts w:ascii="Gentium Basic" w:hAnsi="Gentium Basic"/>
        </w:rPr>
        <w:t xml:space="preserve"> </w:t>
      </w:r>
      <w:r w:rsidR="00F23E88" w:rsidRPr="00506F4C">
        <w:rPr>
          <w:rFonts w:ascii="Gentium Basic" w:hAnsi="Gentium Basic"/>
        </w:rPr>
        <w:fldChar w:fldCharType="begin">
          <w:fldData xml:space="preserve">PEVuZE5vdGU+PENpdGU+PEF1dGhvcj5GdXJzZTwvQXV0aG9yPjxZZWFyPjIwMjE8L1llYXI+PFJl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</w:fldData>
        </w:fldChar>
      </w:r>
      <w:r w:rsidR="007F536D">
        <w:rPr>
          <w:rFonts w:ascii="Gentium Basic" w:hAnsi="Gentium Basic"/>
        </w:rPr>
        <w:instrText xml:space="preserve"> ADDIN EN.CITE </w:instrText>
      </w:r>
      <w:r w:rsidR="007F536D">
        <w:rPr>
          <w:rFonts w:ascii="Gentium Basic" w:hAnsi="Gentium Basic"/>
        </w:rPr>
        <w:fldChar w:fldCharType="begin">
          <w:fldData xml:space="preserve">PEVuZE5vdGU+PENpdGU+PEF1dGhvcj5GdXJzZTwvQXV0aG9yPjxZZWFyPjIwMjE8L1llYXI+PFJl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</w:fldData>
        </w:fldChar>
      </w:r>
      <w:r w:rsidR="007F536D">
        <w:rPr>
          <w:rFonts w:ascii="Gentium Basic" w:hAnsi="Gentium Basic"/>
        </w:rPr>
        <w:instrText xml:space="preserve"> ADDIN EN.CITE.DATA </w:instrText>
      </w:r>
      <w:r w:rsidR="007F536D">
        <w:rPr>
          <w:rFonts w:ascii="Gentium Basic" w:hAnsi="Gentium Basic"/>
        </w:rPr>
      </w:r>
      <w:r w:rsidR="007F536D">
        <w:rPr>
          <w:rFonts w:ascii="Gentium Basic" w:hAnsi="Gentium Basic"/>
        </w:rPr>
        <w:fldChar w:fldCharType="end"/>
      </w:r>
      <w:r w:rsidR="00F23E88" w:rsidRPr="00506F4C">
        <w:rPr>
          <w:rFonts w:ascii="Gentium Basic" w:hAnsi="Gentium Basic"/>
        </w:rPr>
      </w:r>
      <w:r w:rsidR="00F23E88" w:rsidRPr="00506F4C">
        <w:rPr>
          <w:rFonts w:ascii="Gentium Basic" w:hAnsi="Gentium Basic"/>
        </w:rPr>
        <w:fldChar w:fldCharType="separate"/>
      </w:r>
      <w:r w:rsidR="007F536D">
        <w:rPr>
          <w:rFonts w:ascii="Gentium Basic" w:hAnsi="Gentium Basic"/>
          <w:noProof/>
        </w:rPr>
        <w:t>[</w:t>
      </w:r>
      <w:hyperlink w:anchor="_ENREF_17" w:tooltip="Furse, 2020 #26762" w:history="1">
        <w:r w:rsidR="007F536D">
          <w:rPr>
            <w:rFonts w:ascii="Gentium Basic" w:hAnsi="Gentium Basic"/>
            <w:noProof/>
          </w:rPr>
          <w:t>17</w:t>
        </w:r>
      </w:hyperlink>
      <w:r w:rsidR="007F536D">
        <w:rPr>
          <w:rFonts w:ascii="Gentium Basic" w:hAnsi="Gentium Basic"/>
          <w:noProof/>
        </w:rPr>
        <w:t xml:space="preserve">, </w:t>
      </w:r>
      <w:hyperlink w:anchor="_ENREF_18" w:tooltip="Furse, 2021 #27197" w:history="1">
        <w:r w:rsidR="007F536D">
          <w:rPr>
            <w:rFonts w:ascii="Gentium Basic" w:hAnsi="Gentium Basic"/>
            <w:noProof/>
          </w:rPr>
          <w:t>18</w:t>
        </w:r>
      </w:hyperlink>
      <w:r w:rsidR="007F536D">
        <w:rPr>
          <w:rFonts w:ascii="Gentium Basic" w:hAnsi="Gentium Basic"/>
          <w:noProof/>
        </w:rPr>
        <w:t xml:space="preserve">, </w:t>
      </w:r>
      <w:hyperlink w:anchor="_ENREF_37" w:tooltip="Furse, 2021 #27183" w:history="1">
        <w:r w:rsidR="007F536D">
          <w:rPr>
            <w:rFonts w:ascii="Gentium Basic" w:hAnsi="Gentium Basic"/>
            <w:noProof/>
          </w:rPr>
          <w:t>37</w:t>
        </w:r>
      </w:hyperlink>
      <w:r w:rsidR="007F536D">
        <w:rPr>
          <w:rFonts w:ascii="Gentium Basic" w:hAnsi="Gentium Basic"/>
          <w:noProof/>
        </w:rPr>
        <w:t>]</w:t>
      </w:r>
      <w:r w:rsidR="00F23E88" w:rsidRPr="00506F4C">
        <w:rPr>
          <w:rFonts w:ascii="Gentium Basic" w:hAnsi="Gentium Basic"/>
        </w:rPr>
        <w:fldChar w:fldCharType="end"/>
      </w:r>
      <w:hyperlink w:anchor="_ENREF_16" w:tooltip="Furse, 2020 #26762" w:history="1"/>
      <w:hyperlink w:anchor="_ENREF_17" w:tooltip="Furse, 2021 #27197" w:history="1"/>
      <w:r w:rsidRPr="00506F4C">
        <w:rPr>
          <w:rFonts w:ascii="Gentium Basic" w:hAnsi="Gentium Basic"/>
        </w:rPr>
        <w:t xml:space="preserve">.  </w:t>
      </w:r>
      <w:r w:rsidRPr="00506F4C">
        <w:rPr>
          <w:rFonts w:ascii="Gentium Basic" w:hAnsi="Gentium Basic"/>
          <w:lang w:val="en-GB"/>
        </w:rPr>
        <w:t>The MS dataset generated in the present study is available</w:t>
      </w:r>
      <w:r w:rsidR="003E7E51">
        <w:rPr>
          <w:rFonts w:ascii="Gentium Basic" w:hAnsi="Gentium Basic"/>
          <w:lang w:val="en-GB"/>
        </w:rPr>
        <w:t xml:space="preserve"> publicly</w:t>
      </w:r>
      <w:r w:rsidR="002E41D2">
        <w:rPr>
          <w:rFonts w:ascii="Gentium Basic" w:hAnsi="Gentium Basic"/>
          <w:lang w:val="en-GB"/>
        </w:rPr>
        <w:t xml:space="preserve"> with</w:t>
      </w:r>
      <w:r w:rsidR="003E7E51">
        <w:rPr>
          <w:rFonts w:ascii="Gentium Basic" w:hAnsi="Gentium Basic"/>
          <w:lang w:val="en-GB"/>
        </w:rPr>
        <w:t xml:space="preserve"> as are t</w:t>
      </w:r>
      <w:r w:rsidRPr="00506F4C">
        <w:rPr>
          <w:rFonts w:ascii="Gentium Basic" w:hAnsi="Gentium Basic"/>
          <w:lang w:val="en-GB"/>
        </w:rPr>
        <w:t>he original NMR data</w:t>
      </w:r>
      <w:r w:rsidR="00AA626F">
        <w:rPr>
          <w:rFonts w:ascii="Gentium Basic" w:hAnsi="Gentium Basic"/>
          <w:lang w:val="en-GB"/>
        </w:rPr>
        <w:fldChar w:fldCharType="begin"/>
      </w:r>
      <w:r w:rsidR="007F536D">
        <w:rPr>
          <w:rFonts w:ascii="Gentium Basic" w:hAnsi="Gentium Basic"/>
          <w:lang w:val="en-GB"/>
        </w:rPr>
        <w:instrText xml:space="preserve"> ADDIN EN.CITE &lt;EndNote&gt;&lt;Cite&gt;&lt;Author&gt;Furse&lt;/Author&gt;&lt;Year&gt;2020&lt;/Year&gt;&lt;RecNum&gt;26746&lt;/RecNum&gt;&lt;DisplayText&gt;[34]&lt;/DisplayText&gt;&lt;record&gt;&lt;rec-number&gt;26746&lt;/rec-number&gt;&lt;foreign-keys&gt;&lt;key app="EN" db-id="xsfs52xdqvest2eavxmpwatxpdw09dxawvfv" timestamp="1567888196"&gt;26746&lt;/key&gt;&lt;/foreign-keys&gt;&lt;ref-type name="Journal Article"&gt;17&lt;/ref-type&gt;&lt;contributors&gt;&lt;authors&gt;&lt;author&gt;Furse, Samuel&lt;/author&gt;&lt;author&gt;Fernandez-Twinn, Denise&lt;/author&gt;&lt;author&gt;Jenkins, Benjamin&lt;/author&gt;&lt;author&gt;Meek, Claire L.&lt;/author&gt;&lt;author&gt;Williams, Huw E.&lt;/author&gt;&lt;author&gt;Smith, Gordon C. S.&lt;/author&gt;&lt;author&gt;Charnock-Jones, D. Stephen&lt;/author&gt;&lt;author&gt;Ozanne, Susan E.&lt;/author&gt;&lt;author&gt;Koulman, Albert&lt;/author&gt;&lt;/authors&gt;&lt;/contributors&gt;&lt;titles&gt;&lt;title&gt;A high throughput platform for detailed lipidomic analysis of a range of mouse and human tissues&lt;/title&gt;&lt;secondary-title&gt;Analytical and Bioanalytical Chemistry&lt;/secondary-title&gt;&lt;/titles&gt;&lt;periodical&gt;&lt;full-title&gt;Analytical and Bioanalytical Chemistry&lt;/full-title&gt;&lt;abbr-1&gt;Anal Bioanal Chem&lt;/abbr-1&gt;&lt;/periodical&gt;&lt;pages&gt;2851-2862&lt;/pages&gt;&lt;volume&gt;412&lt;/volume&gt;&lt;dates&gt;&lt;year&gt;2020&lt;/year&gt;&lt;/dates&gt;&lt;urls&gt;&lt;/urls&gt;&lt;electronic-resource-num&gt;10.1007/s00216-020-02511-0&lt;/electronic-resource-num&gt;&lt;/record&gt;&lt;/Cite&gt;&lt;/EndNote&gt;</w:instrText>
      </w:r>
      <w:r w:rsidR="00AA626F">
        <w:rPr>
          <w:rFonts w:ascii="Gentium Basic" w:hAnsi="Gentium Basic"/>
          <w:lang w:val="en-GB"/>
        </w:rPr>
        <w:fldChar w:fldCharType="separate"/>
      </w:r>
      <w:r w:rsidR="007F536D">
        <w:rPr>
          <w:rFonts w:ascii="Gentium Basic" w:hAnsi="Gentium Basic"/>
          <w:noProof/>
          <w:lang w:val="en-GB"/>
        </w:rPr>
        <w:t>[</w:t>
      </w:r>
      <w:hyperlink w:anchor="_ENREF_34" w:tooltip="Furse, 2020 #26746" w:history="1">
        <w:r w:rsidR="007F536D">
          <w:rPr>
            <w:rFonts w:ascii="Gentium Basic" w:hAnsi="Gentium Basic"/>
            <w:noProof/>
            <w:lang w:val="en-GB"/>
          </w:rPr>
          <w:t>34</w:t>
        </w:r>
      </w:hyperlink>
      <w:r w:rsidR="007F536D">
        <w:rPr>
          <w:rFonts w:ascii="Gentium Basic" w:hAnsi="Gentium Basic"/>
          <w:noProof/>
          <w:lang w:val="en-GB"/>
        </w:rPr>
        <w:t>]</w:t>
      </w:r>
      <w:r w:rsidR="00AA626F">
        <w:rPr>
          <w:rFonts w:ascii="Gentium Basic" w:hAnsi="Gentium Basic"/>
          <w:lang w:val="en-GB"/>
        </w:rPr>
        <w:fldChar w:fldCharType="end"/>
      </w:r>
      <w:r w:rsidRPr="00C468DA">
        <w:rPr>
          <w:rFonts w:ascii="Gentium Basic" w:hAnsi="Gentium Basic"/>
          <w:lang w:val="en-GB"/>
        </w:rPr>
        <w:t xml:space="preserve">.  </w:t>
      </w:r>
    </w:p>
    <w:p w14:paraId="1A7A6EC8" w14:textId="77777777" w:rsidR="00C468DA" w:rsidRDefault="00C468DA" w:rsidP="00C650CB">
      <w:pPr>
        <w:pStyle w:val="Acknowledgement"/>
        <w:spacing w:before="0" w:line="360" w:lineRule="auto"/>
        <w:contextualSpacing/>
        <w:rPr>
          <w:b/>
          <w:lang w:val="en-GB"/>
        </w:rPr>
      </w:pPr>
    </w:p>
    <w:p w14:paraId="65F8BE74" w14:textId="77777777" w:rsidR="00DE1F12" w:rsidRPr="00C927C1" w:rsidRDefault="00DE1F12" w:rsidP="00DE1F12">
      <w:pPr>
        <w:pStyle w:val="Acknowledgement"/>
        <w:spacing w:before="0" w:line="259" w:lineRule="auto"/>
        <w:contextualSpacing/>
        <w:rPr>
          <w:b/>
          <w:lang w:val="en-GB"/>
        </w:rPr>
      </w:pPr>
    </w:p>
    <w:p w14:paraId="12AF5324" w14:textId="77777777" w:rsidR="00CF07FC" w:rsidRPr="00906CBC" w:rsidRDefault="007E1FBC" w:rsidP="00DE1F12">
      <w:pPr>
        <w:pStyle w:val="Refhead"/>
        <w:spacing w:before="0" w:after="0" w:line="259" w:lineRule="auto"/>
        <w:contextualSpacing/>
        <w:rPr>
          <w:rFonts w:ascii="Gentium Basic" w:hAnsi="Gentium Basic"/>
          <w:sz w:val="28"/>
          <w:szCs w:val="28"/>
          <w:lang w:val="en-GB"/>
        </w:rPr>
      </w:pPr>
      <w:r w:rsidRPr="00906CBC">
        <w:rPr>
          <w:rFonts w:ascii="Gentium Basic" w:hAnsi="Gentium Basic"/>
          <w:sz w:val="28"/>
          <w:szCs w:val="28"/>
          <w:lang w:val="en-GB"/>
        </w:rPr>
        <w:t>References</w:t>
      </w:r>
    </w:p>
    <w:p w14:paraId="5198BA09" w14:textId="77777777" w:rsidR="007F536D" w:rsidRPr="007F536D" w:rsidRDefault="00CF07FC" w:rsidP="007F536D">
      <w:pPr>
        <w:pStyle w:val="EndNoteBibliography"/>
      </w:pPr>
      <w:r w:rsidRPr="00C927C1">
        <w:rPr>
          <w:lang w:val="en-GB"/>
        </w:rPr>
        <w:fldChar w:fldCharType="begin"/>
      </w:r>
      <w:r w:rsidRPr="00C927C1">
        <w:rPr>
          <w:lang w:val="en-GB"/>
        </w:rPr>
        <w:instrText xml:space="preserve"> ADDIN EN.REFLIST </w:instrText>
      </w:r>
      <w:r w:rsidRPr="00C927C1">
        <w:rPr>
          <w:lang w:val="en-GB"/>
        </w:rPr>
        <w:fldChar w:fldCharType="separate"/>
      </w:r>
      <w:bookmarkStart w:id="18" w:name="_ENREF_1"/>
      <w:r w:rsidR="007F536D" w:rsidRPr="007F536D">
        <w:t>1.</w:t>
      </w:r>
      <w:r w:rsidR="007F536D" w:rsidRPr="007F536D">
        <w:tab/>
        <w:t>Poston L, Bell R, Croker H, Flynn AC, Godfrey KM, Goff L, et al. Effect of a behavioural intervention in obese pregnant women (the UPBEAT study): a multicentre, randomised controlled trial. The Lancet Diabetes &amp; Endocrinology. 2015;3(10):767-77. doi: 10.1016/S2213-8587(15)00227-2.</w:t>
      </w:r>
      <w:bookmarkEnd w:id="18"/>
    </w:p>
    <w:p w14:paraId="4DA50783" w14:textId="77777777" w:rsidR="007F536D" w:rsidRPr="007F536D" w:rsidRDefault="007F536D" w:rsidP="007F536D">
      <w:pPr>
        <w:pStyle w:val="EndNoteBibliography"/>
      </w:pPr>
      <w:bookmarkStart w:id="19" w:name="_ENREF_2"/>
      <w:r w:rsidRPr="007F536D">
        <w:t>2.</w:t>
      </w:r>
      <w:r w:rsidRPr="007F536D">
        <w:tab/>
        <w:t>Briley AL, Barr S, Badger S, Bell R, Croker H, Godfrey KM, et al. A complex intervention to improve pregnancy outcome in obese women; the UPBEAT randomised controlled trial. BMC Pregnancy and Childbirth. 2014;14(1):74. doi: 10.1186/1471-2393-14-74.</w:t>
      </w:r>
      <w:bookmarkEnd w:id="19"/>
    </w:p>
    <w:p w14:paraId="1525B47B" w14:textId="77777777" w:rsidR="007F536D" w:rsidRPr="007F536D" w:rsidRDefault="007F536D" w:rsidP="007F536D">
      <w:pPr>
        <w:pStyle w:val="EndNoteBibliography"/>
      </w:pPr>
      <w:bookmarkStart w:id="20" w:name="_ENREF_3"/>
      <w:r w:rsidRPr="007F536D">
        <w:t>3.</w:t>
      </w:r>
      <w:r w:rsidRPr="007F536D">
        <w:tab/>
        <w:t>Kim SY, England L, Wilson HG, Bish C, Satten GA, Dietz P. Percentage of gestational diabetes mellitus attributable to overweight and obesity. American journal of public health. 2010;100(6):1047-52. doi: 10.2105/AJPH.2009.172890. PubMed PMID: 20395581.</w:t>
      </w:r>
      <w:bookmarkEnd w:id="20"/>
    </w:p>
    <w:p w14:paraId="4F93B416" w14:textId="77777777" w:rsidR="007F536D" w:rsidRPr="007F536D" w:rsidRDefault="007F536D" w:rsidP="007F536D">
      <w:pPr>
        <w:pStyle w:val="EndNoteBibliography"/>
      </w:pPr>
      <w:bookmarkStart w:id="21" w:name="_ENREF_4"/>
      <w:r w:rsidRPr="007F536D">
        <w:t>4.</w:t>
      </w:r>
      <w:r w:rsidRPr="007F536D">
        <w:tab/>
        <w:t>McIntyre HD, Catalano P, Zhang C, Desoye G, Mathiesen ER, Damm P. Gestational diabetes mellitus. Nature Reviews Disease Primers. 2019;5(1):47. doi: 10.1038/s41572-019-0098-8.</w:t>
      </w:r>
      <w:bookmarkEnd w:id="21"/>
    </w:p>
    <w:p w14:paraId="7DD060E3" w14:textId="77777777" w:rsidR="007F536D" w:rsidRPr="007F536D" w:rsidRDefault="007F536D" w:rsidP="007F536D">
      <w:pPr>
        <w:pStyle w:val="EndNoteBibliography"/>
      </w:pPr>
      <w:bookmarkStart w:id="22" w:name="_ENREF_5"/>
      <w:r w:rsidRPr="007F536D">
        <w:t>5.</w:t>
      </w:r>
      <w:r w:rsidRPr="007F536D">
        <w:tab/>
        <w:t>Damm P. Future risk of diabetes in mother and child after gestational diabetes mellitus. International Journal of Gynecology &amp; Obstetrics. 2009;104(Supplement):S25-S6. doi: 10.1016/j.ijgo.2008.11.025.</w:t>
      </w:r>
      <w:bookmarkEnd w:id="22"/>
    </w:p>
    <w:p w14:paraId="55CB86BD" w14:textId="77777777" w:rsidR="007F536D" w:rsidRPr="007F536D" w:rsidRDefault="007F536D" w:rsidP="007F536D">
      <w:pPr>
        <w:pStyle w:val="EndNoteBibliography"/>
      </w:pPr>
      <w:bookmarkStart w:id="23" w:name="_ENREF_6"/>
      <w:r w:rsidRPr="007F536D">
        <w:t>6.</w:t>
      </w:r>
      <w:r w:rsidRPr="007F536D">
        <w:tab/>
        <w:t>Herath H, Herath R, Wickremasinghe R. Gestational diabetes mellitus and risk of type 2 diabetes 10 years after the index pregnancy in Sri Lankan women-A community based retrospective cohort study. PloS one. 2017;12(6):e0179647-e. doi: 10.1371/journal.pone.0179647. PubMed PMID: 28644881.</w:t>
      </w:r>
      <w:bookmarkEnd w:id="23"/>
    </w:p>
    <w:p w14:paraId="75EC32A7" w14:textId="77777777" w:rsidR="007F536D" w:rsidRPr="007F536D" w:rsidRDefault="007F536D" w:rsidP="007F536D">
      <w:pPr>
        <w:pStyle w:val="EndNoteBibliography"/>
      </w:pPr>
      <w:bookmarkStart w:id="24" w:name="_ENREF_7"/>
      <w:r w:rsidRPr="007F536D">
        <w:t>7.</w:t>
      </w:r>
      <w:r w:rsidRPr="007F536D">
        <w:tab/>
        <w:t>Damm P, Houshmand-Oeregaard A, Kelstrup L, Lauenborg J, Mathiesen ER, Clausen TD. Gestational diabetes mellitus and long-term consequences for mother and offspring: a view from Denmark. Diabetologia. 2016;59(7):1396-9. doi: 10.1007/s00125-016-3985-5.</w:t>
      </w:r>
      <w:bookmarkEnd w:id="24"/>
    </w:p>
    <w:p w14:paraId="5DF2260D" w14:textId="77777777" w:rsidR="007F536D" w:rsidRPr="007F536D" w:rsidRDefault="007F536D" w:rsidP="007F536D">
      <w:pPr>
        <w:pStyle w:val="EndNoteBibliography"/>
      </w:pPr>
      <w:bookmarkStart w:id="25" w:name="_ENREF_8"/>
      <w:r w:rsidRPr="007F536D">
        <w:lastRenderedPageBreak/>
        <w:t>8.</w:t>
      </w:r>
      <w:r w:rsidRPr="007F536D">
        <w:tab/>
        <w:t>Coustan DR. Recurrent GDM and the development of type 2 diabetes have similar risk factors. Endocrine. 2016;53(3):624-5. doi: 10.1007/s12020-016-1016-4.</w:t>
      </w:r>
      <w:bookmarkEnd w:id="25"/>
    </w:p>
    <w:p w14:paraId="51603900" w14:textId="77777777" w:rsidR="007F536D" w:rsidRPr="007F536D" w:rsidRDefault="007F536D" w:rsidP="007F536D">
      <w:pPr>
        <w:pStyle w:val="EndNoteBibliography"/>
      </w:pPr>
      <w:bookmarkStart w:id="26" w:name="_ENREF_9"/>
      <w:r w:rsidRPr="007F536D">
        <w:t>9.</w:t>
      </w:r>
      <w:r w:rsidRPr="007F536D">
        <w:tab/>
        <w:t>Chen L-W, Soh SE, Tint M-T, Loy SL, Yap F, Tan KH, et al. Combined analysis of gestational diabetes and maternal weight status from pre-pregnancy through post-delivery in future development of type 2 diabetes. Scientific Reports. 2021;11(1):5021. doi: 10.1038/s41598-021-82789-x.</w:t>
      </w:r>
      <w:bookmarkEnd w:id="26"/>
    </w:p>
    <w:p w14:paraId="47DC3704" w14:textId="77777777" w:rsidR="007F536D" w:rsidRPr="007F536D" w:rsidRDefault="007F536D" w:rsidP="007F536D">
      <w:pPr>
        <w:pStyle w:val="EndNoteBibliography"/>
      </w:pPr>
      <w:bookmarkStart w:id="27" w:name="_ENREF_10"/>
      <w:r w:rsidRPr="007F536D">
        <w:t>10.</w:t>
      </w:r>
      <w:r w:rsidRPr="007F536D">
        <w:tab/>
        <w:t>Kramer CK, Campbell S, Retnakaran R. Gestational diabetes and the risk of cardiovascular disease in women: a systematic review and meta-analysis. Diabetologia. 2019;62(6):905-14. doi: 10.1007/s00125-019-4840-2.</w:t>
      </w:r>
      <w:bookmarkEnd w:id="27"/>
    </w:p>
    <w:p w14:paraId="688D084C" w14:textId="77777777" w:rsidR="007F536D" w:rsidRPr="007F536D" w:rsidRDefault="007F536D" w:rsidP="007F536D">
      <w:pPr>
        <w:pStyle w:val="EndNoteBibliography"/>
      </w:pPr>
      <w:bookmarkStart w:id="28" w:name="_ENREF_11"/>
      <w:r w:rsidRPr="007F536D">
        <w:t>11.</w:t>
      </w:r>
      <w:r w:rsidRPr="007F536D">
        <w:tab/>
        <w:t>Furse S, White SL, Meek CL, Jenkins B, Petry CJ, Vieira MC, et al. Altered triglyceride and phospholipid metabolism predates the diagnosis of gestational diabetes in obese pregnancy. Molecular Omics. 2019;15(6):420-30. doi: 10.1039/C9MO00117D.</w:t>
      </w:r>
      <w:bookmarkEnd w:id="28"/>
    </w:p>
    <w:p w14:paraId="7EF4A7DE" w14:textId="77777777" w:rsidR="007F536D" w:rsidRPr="007F536D" w:rsidRDefault="007F536D" w:rsidP="007F536D">
      <w:pPr>
        <w:pStyle w:val="EndNoteBibliography"/>
      </w:pPr>
      <w:bookmarkStart w:id="29" w:name="_ENREF_12"/>
      <w:r w:rsidRPr="007F536D">
        <w:t>12.</w:t>
      </w:r>
      <w:r w:rsidRPr="007F536D">
        <w:tab/>
        <w:t>White SL, Pasupathy D, Sattar N, Nelson SM, Lawlor DA, Briley AL, et al. Metabolic profiling of gestational diabetes in obese women during pregnancy. Diabetologia. 2017;60(10):1903-12. doi: 10.1007/s00125-017-4380-6.</w:t>
      </w:r>
      <w:bookmarkEnd w:id="29"/>
    </w:p>
    <w:p w14:paraId="298C936C" w14:textId="77777777" w:rsidR="007F536D" w:rsidRPr="007F536D" w:rsidRDefault="007F536D" w:rsidP="007F536D">
      <w:pPr>
        <w:pStyle w:val="EndNoteBibliography"/>
      </w:pPr>
      <w:bookmarkStart w:id="30" w:name="_ENREF_13"/>
      <w:r w:rsidRPr="007F536D">
        <w:t>13.</w:t>
      </w:r>
      <w:r w:rsidRPr="007F536D">
        <w:tab/>
        <w:t>Acharjee A, Prentice P, Acerini C, Smith J, Hughes IA, Ong K, et al. The translation of lipid profiles to nutritional biomarkers in the study of infant metabolism. Metabolomics. 2017;13(3):25. doi: 10.1007/s11306-017-1166-2.</w:t>
      </w:r>
      <w:bookmarkEnd w:id="30"/>
    </w:p>
    <w:p w14:paraId="076DD1B1" w14:textId="77777777" w:rsidR="007F536D" w:rsidRPr="007F536D" w:rsidRDefault="007F536D" w:rsidP="007F536D">
      <w:pPr>
        <w:pStyle w:val="EndNoteBibliography"/>
      </w:pPr>
      <w:bookmarkStart w:id="31" w:name="_ENREF_14"/>
      <w:r w:rsidRPr="007F536D">
        <w:t>14.</w:t>
      </w:r>
      <w:r w:rsidRPr="007F536D">
        <w:tab/>
        <w:t>Fernandez-Twinn DS, Gascoin G, Musial B, Carr S, Duque-Guimaraes D, Blackmore HL, et al. Exercise rescues obese mothers’ insulin sensitivity, placental hypoxia and male offspring insulin sensitivity. Scientific Reports. 2017;7:44650. doi: 10.1038/srep44650.</w:t>
      </w:r>
      <w:bookmarkEnd w:id="31"/>
    </w:p>
    <w:p w14:paraId="5AB75F9C" w14:textId="77777777" w:rsidR="007F536D" w:rsidRPr="007F536D" w:rsidRDefault="007F536D" w:rsidP="007F536D">
      <w:pPr>
        <w:pStyle w:val="EndNoteBibliography"/>
      </w:pPr>
      <w:bookmarkStart w:id="32" w:name="_ENREF_15"/>
      <w:r w:rsidRPr="007F536D">
        <w:t>15.</w:t>
      </w:r>
      <w:r w:rsidRPr="007F536D">
        <w:tab/>
        <w:t>Loche E, Blackmore HL, Carpenter AA, Beeson JH, Pinnock A, Ashmore TJ, et al. Maternal diet-induced obesity programmes cardiac dysfunction in male mice independently of post-weaning diet. Cardiovascular Research. 2018;114(10):1372-84. doi: 10.1093/cvr/cvy082.</w:t>
      </w:r>
      <w:bookmarkEnd w:id="32"/>
    </w:p>
    <w:p w14:paraId="5837761B" w14:textId="77777777" w:rsidR="007F536D" w:rsidRPr="007F536D" w:rsidRDefault="007F536D" w:rsidP="007F536D">
      <w:pPr>
        <w:pStyle w:val="EndNoteBibliography"/>
      </w:pPr>
      <w:bookmarkStart w:id="33" w:name="_ENREF_16"/>
      <w:r w:rsidRPr="007F536D">
        <w:t>16.</w:t>
      </w:r>
      <w:r w:rsidRPr="007F536D">
        <w:tab/>
        <w:t>Musial B, Vaughan OR, Fernandez-Twinn DS, Voshol P, Ozanne SE, Fowden AL, et al. A Western-style obesogenic diet alters maternal metabolic physiology with consequences for fetal nutrient acquisition in mice. The Journal of Physiology. 2017;595(14):4875-92. doi: 10.1113/JP273684.</w:t>
      </w:r>
      <w:bookmarkEnd w:id="33"/>
    </w:p>
    <w:p w14:paraId="38279B0D" w14:textId="77777777" w:rsidR="007F536D" w:rsidRPr="007F536D" w:rsidRDefault="007F536D" w:rsidP="007F536D">
      <w:pPr>
        <w:pStyle w:val="EndNoteBibliography"/>
      </w:pPr>
      <w:bookmarkStart w:id="34" w:name="_ENREF_17"/>
      <w:r w:rsidRPr="007F536D">
        <w:t>17.</w:t>
      </w:r>
      <w:r w:rsidRPr="007F536D">
        <w:tab/>
        <w:t xml:space="preserve">Furse S, Watkins AJ, Chiarugi D, Smith J, Hojat N, Williams HEL, et al. Revealing grand-paternal programming of lipid metabolism using a novel computational tool. BioRxiv. 2020. doi: 10.1101/2020.06.23.166819 </w:t>
      </w:r>
      <w:bookmarkEnd w:id="34"/>
    </w:p>
    <w:p w14:paraId="269D7A06" w14:textId="77777777" w:rsidR="007F536D" w:rsidRPr="007F536D" w:rsidRDefault="007F536D" w:rsidP="007F536D">
      <w:pPr>
        <w:pStyle w:val="EndNoteBibliography"/>
      </w:pPr>
      <w:bookmarkStart w:id="35" w:name="_ENREF_18"/>
      <w:r w:rsidRPr="007F536D">
        <w:t>18.</w:t>
      </w:r>
      <w:r w:rsidRPr="007F536D">
        <w:tab/>
        <w:t>Furse S, Watkins AJ, Hojat N, Smith J, Williams HEL, Chiarugi D, et al. Lipid Traffic Analysis reveals the impact of high paternal carbohydrate intake on offsprings’ lipid metabolism. Communications Biology. 2021. doi: 10.1038/s42003-021-01686-1.</w:t>
      </w:r>
      <w:bookmarkEnd w:id="35"/>
    </w:p>
    <w:p w14:paraId="0F15F71C" w14:textId="77777777" w:rsidR="007F536D" w:rsidRPr="007F536D" w:rsidRDefault="007F536D" w:rsidP="007F536D">
      <w:pPr>
        <w:pStyle w:val="EndNoteBibliography"/>
      </w:pPr>
      <w:bookmarkStart w:id="36" w:name="_ENREF_19"/>
      <w:r w:rsidRPr="007F536D">
        <w:t>19.</w:t>
      </w:r>
      <w:r w:rsidRPr="007F536D">
        <w:tab/>
        <w:t>Jazwiec PA, Sloboda DM. Nutritional adversity, sex and reproduction: 30 years of DOHaD and what have we learned? 2019;242(1):T51. doi: 10.1530/joe-19-0048.</w:t>
      </w:r>
      <w:bookmarkEnd w:id="36"/>
    </w:p>
    <w:p w14:paraId="1F20AAF9" w14:textId="7C9D548C" w:rsidR="007F536D" w:rsidRPr="007F536D" w:rsidRDefault="007F536D" w:rsidP="007F536D">
      <w:pPr>
        <w:pStyle w:val="EndNoteBibliography"/>
      </w:pPr>
      <w:bookmarkStart w:id="37" w:name="_ENREF_20"/>
      <w:r w:rsidRPr="007F536D">
        <w:t>20.</w:t>
      </w:r>
      <w:r w:rsidRPr="007F536D">
        <w:tab/>
        <w:t xml:space="preserve">Tarry-Adkins JL, Ozanne SE. Nutrition in early life and age-associated diseases. Ageing Research Reviews. 2017;39:96-105. doi: </w:t>
      </w:r>
      <w:hyperlink r:id="rId16" w:history="1">
        <w:r w:rsidRPr="007F536D">
          <w:rPr>
            <w:rStyle w:val="Hyperlink"/>
          </w:rPr>
          <w:t>https://doi.org/10.1016/j.arr.2016.08.003</w:t>
        </w:r>
      </w:hyperlink>
      <w:r w:rsidRPr="007F536D">
        <w:t>.</w:t>
      </w:r>
      <w:bookmarkEnd w:id="37"/>
    </w:p>
    <w:p w14:paraId="7974138B" w14:textId="77777777" w:rsidR="007F536D" w:rsidRPr="007F536D" w:rsidRDefault="007F536D" w:rsidP="007F536D">
      <w:pPr>
        <w:pStyle w:val="EndNoteBibliography"/>
      </w:pPr>
      <w:bookmarkStart w:id="38" w:name="_ENREF_21"/>
      <w:r w:rsidRPr="007F536D">
        <w:t>21.</w:t>
      </w:r>
      <w:r w:rsidRPr="007F536D">
        <w:tab/>
        <w:t>Furse S, Snowden SG, Laurentya O, Prentice P, Ong K, Hughes IA, et al. Evidence that feeding post partum and exposures in utero shape lipid metabolism in infancy. Scientific Reports. 2019;9:14321. doi: 10.1038/s41598-019-50693-0.</w:t>
      </w:r>
      <w:bookmarkEnd w:id="38"/>
    </w:p>
    <w:p w14:paraId="460C6565" w14:textId="77777777" w:rsidR="007F536D" w:rsidRPr="007F536D" w:rsidRDefault="007F536D" w:rsidP="007F536D">
      <w:pPr>
        <w:pStyle w:val="EndNoteBibliography"/>
      </w:pPr>
      <w:bookmarkStart w:id="39" w:name="_ENREF_22"/>
      <w:r w:rsidRPr="007F536D">
        <w:t>22.</w:t>
      </w:r>
      <w:r w:rsidRPr="007F536D">
        <w:tab/>
        <w:t>Furse S, Watkins AJ, Hojat N, Smith J, Williams HEL, Chiarugi D, et al. Lipid Traffic Analysis reveals the impact of high paternal carbohydrate intake on offsprings’ lipid metabolism. Communications Biology. 2021;4(1):163. doi: 10.1038/s42003-021-01686-1.</w:t>
      </w:r>
      <w:bookmarkEnd w:id="39"/>
    </w:p>
    <w:p w14:paraId="046F099C" w14:textId="77777777" w:rsidR="007F536D" w:rsidRPr="007F536D" w:rsidRDefault="007F536D" w:rsidP="007F536D">
      <w:pPr>
        <w:pStyle w:val="EndNoteBibliography"/>
      </w:pPr>
      <w:bookmarkStart w:id="40" w:name="_ENREF_23"/>
      <w:r w:rsidRPr="007F536D">
        <w:t>23.</w:t>
      </w:r>
      <w:r w:rsidRPr="007F536D">
        <w:tab/>
        <w:t>Fernandez-Twinn DS, Hjort L, Novakovic B, Ozanne SE, Saffery R. Intrauterine programming of obesity and type 2 diabetes. Diabetologia. 2019;62(10):1789-801. doi: 10.1007/s00125-019-4951-9.</w:t>
      </w:r>
      <w:bookmarkEnd w:id="40"/>
    </w:p>
    <w:p w14:paraId="0076FBC5" w14:textId="77777777" w:rsidR="007F536D" w:rsidRPr="007F536D" w:rsidRDefault="007F536D" w:rsidP="007F536D">
      <w:pPr>
        <w:pStyle w:val="EndNoteBibliography"/>
      </w:pPr>
      <w:bookmarkStart w:id="41" w:name="_ENREF_24"/>
      <w:r w:rsidRPr="007F536D">
        <w:t>24.</w:t>
      </w:r>
      <w:r w:rsidRPr="007F536D">
        <w:tab/>
        <w:t>Perng W, Oken E, Dabelea D. Developmental overnutrition and obesity and type 2 diabetes in offspring. Diabetologia. 2019;62(10):1779-88. doi: 10.1007/s00125-019-4914-1.</w:t>
      </w:r>
      <w:bookmarkEnd w:id="41"/>
    </w:p>
    <w:p w14:paraId="7786302D" w14:textId="77777777" w:rsidR="007F536D" w:rsidRPr="007F536D" w:rsidRDefault="007F536D" w:rsidP="007F536D">
      <w:pPr>
        <w:pStyle w:val="EndNoteBibliography"/>
      </w:pPr>
      <w:bookmarkStart w:id="42" w:name="_ENREF_25"/>
      <w:r w:rsidRPr="007F536D">
        <w:t>25.</w:t>
      </w:r>
      <w:r w:rsidRPr="007F536D">
        <w:tab/>
        <w:t>Ng S-F, Lin RCY, Laybutt DR, Barres R, Owens JA, Morris MJ. Chronic high-fat diet in fathers programs β-cell dysfunction in female rat offspring. Nature. 2010;467(7318):963-6. doi: 10.1038/nature09491.</w:t>
      </w:r>
      <w:bookmarkEnd w:id="42"/>
    </w:p>
    <w:p w14:paraId="0D102B7F" w14:textId="77777777" w:rsidR="007F536D" w:rsidRPr="007F536D" w:rsidRDefault="007F536D" w:rsidP="007F536D">
      <w:pPr>
        <w:pStyle w:val="EndNoteBibliography"/>
      </w:pPr>
      <w:bookmarkStart w:id="43" w:name="_ENREF_26"/>
      <w:r w:rsidRPr="007F536D">
        <w:t>26.</w:t>
      </w:r>
      <w:r w:rsidRPr="007F536D">
        <w:tab/>
        <w:t>Wei Y, Yang C-R, Wei Y-P, Zhao Z-A, Hou Y, Schatten H, et al. Paternally induced transgenerational inheritance of susceptibility to diabetes in mammals. Proceedings of the National Academy of Sciences. 2014;111(5):1873-8. doi: 10.1073/pnas.1321195111.</w:t>
      </w:r>
      <w:bookmarkEnd w:id="43"/>
    </w:p>
    <w:p w14:paraId="2AD7B384" w14:textId="77777777" w:rsidR="007F536D" w:rsidRPr="007F536D" w:rsidRDefault="007F536D" w:rsidP="007F536D">
      <w:pPr>
        <w:pStyle w:val="EndNoteBibliography"/>
      </w:pPr>
      <w:bookmarkStart w:id="44" w:name="_ENREF_27"/>
      <w:r w:rsidRPr="007F536D">
        <w:t>27.</w:t>
      </w:r>
      <w:r w:rsidRPr="007F536D">
        <w:tab/>
        <w:t>Cropley JE, Eaton SA, Aiken A, Young PE, Giannoulatou E, Ho JWK, et al. Male-lineage transmission of an acquired metabolic phenotype induced by grand-paternal obesity. Molecular Metabolism. 2016;5(8):699-708. doi: 10.1016/j.molmet.2016.06.008. PubMed PMID: 27656407.</w:t>
      </w:r>
      <w:bookmarkEnd w:id="44"/>
    </w:p>
    <w:p w14:paraId="0DFEF800" w14:textId="77777777" w:rsidR="007F536D" w:rsidRPr="007F536D" w:rsidRDefault="007F536D" w:rsidP="007F536D">
      <w:pPr>
        <w:pStyle w:val="EndNoteBibliography"/>
      </w:pPr>
      <w:bookmarkStart w:id="45" w:name="_ENREF_28"/>
      <w:r w:rsidRPr="007F536D">
        <w:lastRenderedPageBreak/>
        <w:t>28.</w:t>
      </w:r>
      <w:r w:rsidRPr="007F536D">
        <w:tab/>
        <w:t>Jenkins B, Aoun M, Feillet-Coudray C, Coudray C, Ronis M, Koulman A. The Dietary Total-Fat Content Affects the In Vivo Circulating C15:0 and C17:0 Fatty Acid Levels Independently. Nutrients. 2018;10(11):1646. PubMed PMID: doi:10.3390/nu10111646.</w:t>
      </w:r>
      <w:bookmarkEnd w:id="45"/>
    </w:p>
    <w:p w14:paraId="5DA57C5F" w14:textId="77777777" w:rsidR="007F536D" w:rsidRPr="007F536D" w:rsidRDefault="007F536D" w:rsidP="007F536D">
      <w:pPr>
        <w:pStyle w:val="EndNoteBibliography"/>
      </w:pPr>
      <w:bookmarkStart w:id="46" w:name="_ENREF_29"/>
      <w:r w:rsidRPr="007F536D">
        <w:t>29.</w:t>
      </w:r>
      <w:r w:rsidRPr="007F536D">
        <w:tab/>
        <w:t>Jenkins BJ, Seyssel K, Chiu S, Pan P-H, Lin S-Y, Stanley E, et al. Odd Chain Fatty Acids; New Insights of the Relationship Between the Gut Microbiota, Dietary Intake, Biosynthesis and Glucose Intolerance. Scientific Reports. 2017;7:44845. doi: 10.1038/srep44845.</w:t>
      </w:r>
      <w:bookmarkEnd w:id="46"/>
    </w:p>
    <w:p w14:paraId="4F539805" w14:textId="77777777" w:rsidR="007F536D" w:rsidRPr="007F536D" w:rsidRDefault="007F536D" w:rsidP="007F536D">
      <w:pPr>
        <w:pStyle w:val="EndNoteBibliography"/>
      </w:pPr>
      <w:bookmarkStart w:id="47" w:name="_ENREF_30"/>
      <w:r w:rsidRPr="007F536D">
        <w:t>30.</w:t>
      </w:r>
      <w:r w:rsidRPr="007F536D">
        <w:tab/>
        <w:t>Fernandez-Twinn D, Furse S, Sandovici I, XXX, YYY, Constância M, et al. Dietary restriction in utero alters the storage of triglycerides and the distribution of phospholipids throughout adulthood. In prep for Cell Rep. 2021.</w:t>
      </w:r>
      <w:bookmarkEnd w:id="47"/>
    </w:p>
    <w:p w14:paraId="79EADF16" w14:textId="77777777" w:rsidR="007F536D" w:rsidRPr="007F536D" w:rsidRDefault="007F536D" w:rsidP="007F536D">
      <w:pPr>
        <w:pStyle w:val="EndNoteBibliography"/>
      </w:pPr>
      <w:bookmarkStart w:id="48" w:name="_ENREF_31"/>
      <w:r w:rsidRPr="007F536D">
        <w:t>31.</w:t>
      </w:r>
      <w:r w:rsidRPr="007F536D">
        <w:tab/>
        <w:t>Furse S, Watkins AJ, Williams HEL, Snowden SG, Chiarugi D, Koulman A. Paternal nutritional programming of lipid metabolism is propagated by sperm and seminal plasma. Submitted to EMBOJ. 2021.</w:t>
      </w:r>
      <w:bookmarkEnd w:id="48"/>
    </w:p>
    <w:p w14:paraId="3017726F" w14:textId="77777777" w:rsidR="007F536D" w:rsidRPr="007F536D" w:rsidRDefault="007F536D" w:rsidP="007F536D">
      <w:pPr>
        <w:pStyle w:val="EndNoteBibliography"/>
      </w:pPr>
      <w:bookmarkStart w:id="49" w:name="_ENREF_32"/>
      <w:r w:rsidRPr="007F536D">
        <w:t>32.</w:t>
      </w:r>
      <w:r w:rsidRPr="007F536D">
        <w:tab/>
        <w:t>Dawaliby R, Trubbia C, Delporte C, Noyon C, Ruysschaert J-M, Van Antwerpen P, et al. Phosphatidylethanolamine Is a Key Regulator of Membrane Fluidity in Eukaryotic Cells. Journal of Biological Chemistry. 2016;291(7):3658-67. doi: 10.1074/jbc.M115.706523.</w:t>
      </w:r>
      <w:bookmarkEnd w:id="49"/>
    </w:p>
    <w:p w14:paraId="0FD89C01" w14:textId="77777777" w:rsidR="007F536D" w:rsidRPr="007F536D" w:rsidRDefault="007F536D" w:rsidP="007F536D">
      <w:pPr>
        <w:pStyle w:val="EndNoteBibliography"/>
      </w:pPr>
      <w:bookmarkStart w:id="50" w:name="_ENREF_33"/>
      <w:r w:rsidRPr="007F536D">
        <w:t>33.</w:t>
      </w:r>
      <w:r w:rsidRPr="007F536D">
        <w:tab/>
        <w:t>Samuelsson A-M, Matthews PA, Argenton M, Christie M, R., McConnell JM, Jansen EHJM, et al. Diet-Induced Obesity in Female Mice Leads to Offspring Hyperphagia, Adiposity, Hypertension, and Insulin Resistance. Hypertension. 2008;51(2):383-92. doi: 10.1161/HYPERTENSIONAHA.107.101477.</w:t>
      </w:r>
      <w:bookmarkEnd w:id="50"/>
    </w:p>
    <w:p w14:paraId="2243E950" w14:textId="77777777" w:rsidR="007F536D" w:rsidRPr="007F536D" w:rsidRDefault="007F536D" w:rsidP="007F536D">
      <w:pPr>
        <w:pStyle w:val="EndNoteBibliography"/>
      </w:pPr>
      <w:bookmarkStart w:id="51" w:name="_ENREF_34"/>
      <w:r w:rsidRPr="007F536D">
        <w:t>34.</w:t>
      </w:r>
      <w:r w:rsidRPr="007F536D">
        <w:tab/>
        <w:t>Furse S, Fernandez-Twinn D, Jenkins B, Meek CL, Williams HE, Smith GCS, et al. A high throughput platform for detailed lipidomic analysis of a range of mouse and human tissues. Anal Bioanal Chem. 2020;412:2851-62. doi: 10.1007/s00216-020-02511-0.</w:t>
      </w:r>
      <w:bookmarkEnd w:id="51"/>
    </w:p>
    <w:p w14:paraId="663F354E" w14:textId="77777777" w:rsidR="007F536D" w:rsidRPr="007F536D" w:rsidRDefault="007F536D" w:rsidP="007F536D">
      <w:pPr>
        <w:pStyle w:val="EndNoteBibliography"/>
      </w:pPr>
      <w:bookmarkStart w:id="52" w:name="_ENREF_35"/>
      <w:r w:rsidRPr="007F536D">
        <w:t>35.</w:t>
      </w:r>
      <w:r w:rsidRPr="007F536D">
        <w:tab/>
        <w:t>Harshfield EL, Koulman A, Ziemek D, Marney L, Fauman EB, Paul DS, et al. An Unbiased Lipid Phenotyping Approach To Study the Genetic Determinants of Lipids and Their Association with Coronary Heart Disease Risk Factors. Journal of Proteome Research. 2019;18(6):2397-410. doi: 10.1021/acs.jproteome.8b00786.</w:t>
      </w:r>
      <w:bookmarkEnd w:id="52"/>
    </w:p>
    <w:p w14:paraId="46211455" w14:textId="77777777" w:rsidR="007F536D" w:rsidRPr="007F536D" w:rsidRDefault="007F536D" w:rsidP="007F536D">
      <w:pPr>
        <w:pStyle w:val="EndNoteBibliography"/>
      </w:pPr>
      <w:bookmarkStart w:id="53" w:name="_ENREF_36"/>
      <w:r w:rsidRPr="007F536D">
        <w:t>36.</w:t>
      </w:r>
      <w:r w:rsidRPr="007F536D">
        <w:tab/>
        <w:t>Furse S, Williams HEL, Watkins AJ, Virtue S, Vidal-Puig A, Amarsi R, et al. A pipeline for making 31P NMR accessible for small- and large-scale lipidomics studies. ChemRxiv, In prep for Anal and Bioanal Chem. 2021. doi: 10.26434/chemrxiv.14053976.v1.</w:t>
      </w:r>
      <w:bookmarkEnd w:id="53"/>
    </w:p>
    <w:p w14:paraId="0D21EB02" w14:textId="77777777" w:rsidR="007F536D" w:rsidRPr="007F536D" w:rsidRDefault="007F536D" w:rsidP="007F536D">
      <w:pPr>
        <w:pStyle w:val="EndNoteBibliography"/>
      </w:pPr>
      <w:bookmarkStart w:id="54" w:name="_ENREF_37"/>
      <w:r w:rsidRPr="007F536D">
        <w:t>37.</w:t>
      </w:r>
      <w:r w:rsidRPr="007F536D">
        <w:tab/>
        <w:t>Furse S, Watkins AJ, Hojat N, Smith J, Williams HEL, Chiarugi D, et al. Code for: Lipid traffic analysis reveals the impact of high paternal carbohydrate intake on offsprings' lipid metabolism. 2021. doi: 10.5281/zenodo.4309347.</w:t>
      </w:r>
      <w:bookmarkEnd w:id="54"/>
    </w:p>
    <w:p w14:paraId="3DFDB6E9" w14:textId="29C1DC01" w:rsidR="00F73971" w:rsidRPr="00C927C1" w:rsidRDefault="00CF07FC" w:rsidP="002E426E">
      <w:pPr>
        <w:pStyle w:val="Acknowledgement"/>
        <w:spacing w:before="0" w:line="259" w:lineRule="auto"/>
        <w:rPr>
          <w:b/>
          <w:lang w:val="en-GB"/>
        </w:rPr>
      </w:pPr>
      <w:r w:rsidRPr="00C927C1">
        <w:rPr>
          <w:lang w:val="en-GB"/>
        </w:rPr>
        <w:fldChar w:fldCharType="end"/>
      </w:r>
    </w:p>
    <w:p w14:paraId="495EE03C" w14:textId="77777777" w:rsidR="003E41CA" w:rsidRPr="00C927C1" w:rsidRDefault="003E41CA" w:rsidP="00C927C1">
      <w:pPr>
        <w:spacing w:line="259" w:lineRule="auto"/>
        <w:rPr>
          <w:b/>
        </w:rPr>
      </w:pPr>
      <w:r w:rsidRPr="00C927C1">
        <w:rPr>
          <w:b/>
        </w:rPr>
        <w:br w:type="page"/>
      </w:r>
    </w:p>
    <w:p w14:paraId="7CF68826" w14:textId="77777777" w:rsidR="003822D7" w:rsidRPr="00AB3B6C" w:rsidRDefault="003822D7" w:rsidP="003822D7">
      <w:pPr>
        <w:spacing w:line="259" w:lineRule="auto"/>
        <w:rPr>
          <w:b/>
        </w:rPr>
      </w:pPr>
      <w:r>
        <w:rPr>
          <w:rFonts w:ascii="Gentium Basic" w:hAnsi="Gentium Basic"/>
          <w:b/>
          <w:sz w:val="28"/>
          <w:szCs w:val="28"/>
        </w:rPr>
        <w:lastRenderedPageBreak/>
        <w:t>Figure captions</w:t>
      </w:r>
    </w:p>
    <w:p w14:paraId="18D21D9B" w14:textId="77777777" w:rsidR="003822D7" w:rsidRDefault="003822D7" w:rsidP="003822D7">
      <w:pPr>
        <w:spacing w:line="259" w:lineRule="auto"/>
        <w:contextualSpacing/>
        <w:rPr>
          <w:rFonts w:ascii="Gentium Basic" w:hAnsi="Gentium Basic"/>
          <w:b/>
          <w:bCs/>
          <w:iCs/>
          <w:sz w:val="18"/>
          <w:szCs w:val="18"/>
        </w:rPr>
      </w:pPr>
    </w:p>
    <w:p w14:paraId="4FC68A44" w14:textId="77777777" w:rsidR="003822D7" w:rsidRDefault="003822D7" w:rsidP="003822D7">
      <w:pPr>
        <w:spacing w:line="259" w:lineRule="auto"/>
        <w:contextualSpacing/>
        <w:rPr>
          <w:rFonts w:ascii="Gentium Basic" w:hAnsi="Gentium Basic"/>
          <w:b/>
          <w:bCs/>
          <w:iCs/>
          <w:sz w:val="18"/>
          <w:szCs w:val="18"/>
        </w:rPr>
      </w:pPr>
    </w:p>
    <w:p w14:paraId="0EB32D12" w14:textId="77777777" w:rsidR="003822D7" w:rsidRPr="00E92A42" w:rsidRDefault="003822D7" w:rsidP="003822D7">
      <w:pPr>
        <w:spacing w:line="259" w:lineRule="auto"/>
        <w:contextualSpacing/>
        <w:rPr>
          <w:rFonts w:ascii="Gentium Basic" w:hAnsi="Gentium Basic"/>
          <w:iCs/>
          <w:sz w:val="18"/>
          <w:szCs w:val="18"/>
        </w:rPr>
      </w:pPr>
      <w:r w:rsidRPr="00E92A42">
        <w:rPr>
          <w:rFonts w:ascii="Gentium Basic" w:hAnsi="Gentium Basic"/>
          <w:b/>
          <w:bCs/>
          <w:iCs/>
          <w:sz w:val="18"/>
          <w:szCs w:val="18"/>
        </w:rPr>
        <w:t>Fig. 1.  The mouse model and tissue network used in the present study.</w:t>
      </w:r>
      <w:r w:rsidRPr="00E92A42">
        <w:rPr>
          <w:rFonts w:ascii="Gentium Basic" w:hAnsi="Gentium Basic"/>
          <w:iCs/>
          <w:sz w:val="18"/>
          <w:szCs w:val="18"/>
        </w:rPr>
        <w:t xml:space="preserve">  Panel </w:t>
      </w:r>
      <w:r w:rsidRPr="00E92A42">
        <w:rPr>
          <w:rFonts w:ascii="Gentium Basic" w:hAnsi="Gentium Basic"/>
          <w:b/>
          <w:bCs/>
          <w:iCs/>
          <w:sz w:val="18"/>
          <w:szCs w:val="18"/>
        </w:rPr>
        <w:t>A</w:t>
      </w:r>
      <w:r w:rsidRPr="00E92A42">
        <w:rPr>
          <w:rFonts w:ascii="Gentium Basic" w:hAnsi="Gentium Basic"/>
          <w:iCs/>
          <w:sz w:val="18"/>
          <w:szCs w:val="18"/>
        </w:rPr>
        <w:t xml:space="preserve">, Schematic representation of the mouse model showing the groups, pregnancies and weaning.  Panel </w:t>
      </w:r>
      <w:r w:rsidRPr="00E92A42">
        <w:rPr>
          <w:rFonts w:ascii="Gentium Basic" w:hAnsi="Gentium Basic"/>
          <w:b/>
          <w:bCs/>
          <w:iCs/>
          <w:sz w:val="18"/>
          <w:szCs w:val="18"/>
        </w:rPr>
        <w:t>B</w:t>
      </w:r>
      <w:r w:rsidRPr="00E92A42">
        <w:rPr>
          <w:rFonts w:ascii="Gentium Basic" w:hAnsi="Gentium Basic"/>
          <w:iCs/>
          <w:sz w:val="18"/>
          <w:szCs w:val="18"/>
        </w:rPr>
        <w:t xml:space="preserve">, the network that describes the lipid traffic associated with this model, including tissues whose activity is typically associated with diet-driven diabetes.  The termini represent traffic flow from synthesis (liver), for structural purposes (CNS), fatty acid oxidation (heart, vastus, liver) and storage (adipose).  This metabolic relationship between tissues was used as the structure of the network for all analyses in the present study.  Lean refers to mice fed exclusively a diet of normal chow </w:t>
      </w:r>
      <w:r w:rsidRPr="00E92A42">
        <w:rPr>
          <w:rFonts w:ascii="Gentium Basic" w:hAnsi="Gentium Basic"/>
          <w:i/>
          <w:iCs/>
          <w:sz w:val="18"/>
          <w:szCs w:val="18"/>
        </w:rPr>
        <w:t>ad libitum</w:t>
      </w:r>
      <w:r w:rsidRPr="00E92A42">
        <w:rPr>
          <w:rFonts w:ascii="Gentium Basic" w:hAnsi="Gentium Basic"/>
          <w:iCs/>
          <w:sz w:val="18"/>
          <w:szCs w:val="18"/>
        </w:rPr>
        <w:t xml:space="preserve"> whereas Obese refers to mice fed a high fat diet drawn from mainly dairy fat sources.</w:t>
      </w:r>
    </w:p>
    <w:p w14:paraId="0AD4C144" w14:textId="77777777" w:rsidR="003822D7" w:rsidRDefault="003822D7" w:rsidP="003822D7">
      <w:pPr>
        <w:pStyle w:val="Acknowledgement"/>
        <w:spacing w:before="0" w:line="259" w:lineRule="auto"/>
        <w:ind w:left="0" w:firstLine="0"/>
        <w:rPr>
          <w:rFonts w:ascii="Gentium Basic" w:hAnsi="Gentium Basic"/>
          <w:b/>
          <w:sz w:val="18"/>
          <w:szCs w:val="18"/>
          <w:lang w:val="en-GB"/>
        </w:rPr>
      </w:pPr>
    </w:p>
    <w:p w14:paraId="1F070A3F" w14:textId="77777777" w:rsidR="003822D7" w:rsidRPr="00E92A42" w:rsidRDefault="003822D7" w:rsidP="003822D7">
      <w:pPr>
        <w:pStyle w:val="Acknowledgement"/>
        <w:spacing w:before="0" w:line="259" w:lineRule="auto"/>
        <w:ind w:left="0" w:firstLine="0"/>
        <w:rPr>
          <w:rFonts w:ascii="Gentium Basic" w:hAnsi="Gentium Basic"/>
          <w:b/>
          <w:sz w:val="18"/>
          <w:szCs w:val="18"/>
          <w:lang w:val="en-GB"/>
        </w:rPr>
      </w:pPr>
    </w:p>
    <w:p w14:paraId="6C20E3BB" w14:textId="37B0A697" w:rsidR="003822D7" w:rsidRDefault="003822D7" w:rsidP="003822D7">
      <w:pPr>
        <w:spacing w:line="259" w:lineRule="auto"/>
        <w:contextualSpacing/>
        <w:rPr>
          <w:rFonts w:ascii="Gentium Basic" w:hAnsi="Gentium Basic"/>
          <w:iCs/>
          <w:sz w:val="18"/>
          <w:szCs w:val="18"/>
        </w:rPr>
      </w:pPr>
      <w:r w:rsidRPr="00E92A42">
        <w:rPr>
          <w:rFonts w:ascii="Gentium Basic" w:hAnsi="Gentium Basic"/>
          <w:b/>
          <w:bCs/>
          <w:iCs/>
          <w:sz w:val="18"/>
          <w:szCs w:val="18"/>
        </w:rPr>
        <w:t xml:space="preserve">Fig. 2.  </w:t>
      </w:r>
      <w:r w:rsidR="00E601E9">
        <w:rPr>
          <w:rFonts w:ascii="Gentium Basic" w:hAnsi="Gentium Basic"/>
          <w:b/>
          <w:bCs/>
          <w:iCs/>
          <w:sz w:val="18"/>
          <w:szCs w:val="18"/>
        </w:rPr>
        <w:t xml:space="preserve">Glucose tolerance test </w:t>
      </w:r>
      <w:r w:rsidRPr="00E92A42">
        <w:rPr>
          <w:rFonts w:ascii="Gentium Basic" w:hAnsi="Gentium Basic"/>
          <w:b/>
          <w:bCs/>
          <w:iCs/>
          <w:sz w:val="18"/>
          <w:szCs w:val="18"/>
        </w:rPr>
        <w:t xml:space="preserve">and </w:t>
      </w:r>
      <w:r w:rsidR="001748EA">
        <w:rPr>
          <w:rFonts w:ascii="Gentium Basic" w:hAnsi="Gentium Basic"/>
          <w:b/>
          <w:bCs/>
          <w:iCs/>
          <w:sz w:val="18"/>
          <w:szCs w:val="18"/>
        </w:rPr>
        <w:t xml:space="preserve">gross </w:t>
      </w:r>
      <w:r w:rsidRPr="00E92A42">
        <w:rPr>
          <w:rFonts w:ascii="Gentium Basic" w:hAnsi="Gentium Basic"/>
          <w:b/>
          <w:bCs/>
          <w:iCs/>
          <w:sz w:val="18"/>
          <w:szCs w:val="18"/>
        </w:rPr>
        <w:t>body composition of the mouse model at the time of tissue collection.</w:t>
      </w:r>
      <w:r w:rsidRPr="00E92A42">
        <w:rPr>
          <w:rFonts w:ascii="Gentium Basic" w:hAnsi="Gentium Basic"/>
          <w:iCs/>
          <w:sz w:val="18"/>
          <w:szCs w:val="18"/>
        </w:rPr>
        <w:t xml:space="preserve">  Panel </w:t>
      </w:r>
      <w:r w:rsidRPr="00E92A42">
        <w:rPr>
          <w:rFonts w:ascii="Gentium Basic" w:hAnsi="Gentium Basic"/>
          <w:b/>
          <w:bCs/>
          <w:iCs/>
          <w:sz w:val="18"/>
          <w:szCs w:val="18"/>
        </w:rPr>
        <w:t>A</w:t>
      </w:r>
      <w:r w:rsidRPr="00E92A42">
        <w:rPr>
          <w:rFonts w:ascii="Gentium Basic" w:hAnsi="Gentium Basic"/>
          <w:iCs/>
          <w:sz w:val="18"/>
          <w:szCs w:val="18"/>
        </w:rPr>
        <w:t xml:space="preserve">, </w:t>
      </w:r>
      <w:r w:rsidR="001748EA">
        <w:rPr>
          <w:rFonts w:ascii="Gentium Basic" w:hAnsi="Gentium Basic"/>
          <w:iCs/>
          <w:sz w:val="18"/>
          <w:szCs w:val="18"/>
        </w:rPr>
        <w:t>Blood glucose concentrations</w:t>
      </w:r>
      <w:r w:rsidR="006054BA" w:rsidRPr="00E92A42">
        <w:rPr>
          <w:rFonts w:ascii="Gentium Basic" w:hAnsi="Gentium Basic"/>
          <w:iCs/>
          <w:sz w:val="18"/>
          <w:szCs w:val="18"/>
        </w:rPr>
        <w:t xml:space="preserve"> </w:t>
      </w:r>
      <w:r w:rsidRPr="00E92A42">
        <w:rPr>
          <w:rFonts w:ascii="Gentium Basic" w:hAnsi="Gentium Basic"/>
          <w:iCs/>
          <w:sz w:val="18"/>
          <w:szCs w:val="18"/>
        </w:rPr>
        <w:t xml:space="preserve">in post-weaning dams </w:t>
      </w:r>
      <w:r w:rsidR="00E601E9">
        <w:rPr>
          <w:rFonts w:ascii="Gentium Basic" w:hAnsi="Gentium Basic"/>
          <w:iCs/>
          <w:sz w:val="18"/>
          <w:szCs w:val="18"/>
        </w:rPr>
        <w:t>during a glucose tolerance test</w:t>
      </w:r>
      <w:r w:rsidR="00B929BC">
        <w:rPr>
          <w:rFonts w:ascii="Gentium Basic" w:hAnsi="Gentium Basic"/>
          <w:iCs/>
          <w:sz w:val="18"/>
          <w:szCs w:val="18"/>
        </w:rPr>
        <w:t xml:space="preserve"> (GTT)</w:t>
      </w:r>
      <w:r w:rsidRPr="00E92A42">
        <w:rPr>
          <w:rFonts w:ascii="Gentium Basic" w:hAnsi="Gentium Basic"/>
          <w:iCs/>
          <w:sz w:val="18"/>
          <w:szCs w:val="18"/>
        </w:rPr>
        <w:t xml:space="preserve">.  Panel </w:t>
      </w:r>
      <w:r w:rsidRPr="00E92A42">
        <w:rPr>
          <w:rFonts w:ascii="Gentium Basic" w:hAnsi="Gentium Basic"/>
          <w:b/>
          <w:bCs/>
          <w:iCs/>
          <w:sz w:val="18"/>
          <w:szCs w:val="18"/>
        </w:rPr>
        <w:t>B</w:t>
      </w:r>
      <w:r w:rsidRPr="00E92A42">
        <w:rPr>
          <w:rFonts w:ascii="Gentium Basic" w:hAnsi="Gentium Basic"/>
          <w:iCs/>
          <w:sz w:val="18"/>
          <w:szCs w:val="18"/>
        </w:rPr>
        <w:t xml:space="preserve">, </w:t>
      </w:r>
      <w:r w:rsidR="00B929BC">
        <w:rPr>
          <w:rFonts w:ascii="Gentium Basic" w:hAnsi="Gentium Basic"/>
          <w:iCs/>
          <w:sz w:val="18"/>
          <w:szCs w:val="18"/>
        </w:rPr>
        <w:t xml:space="preserve">Glucose </w:t>
      </w:r>
      <w:r w:rsidR="00B929BC" w:rsidRPr="009F3C5B">
        <w:rPr>
          <w:rFonts w:ascii="Gentium Basic" w:hAnsi="Gentium Basic"/>
          <w:iCs/>
          <w:sz w:val="18"/>
          <w:szCs w:val="18"/>
        </w:rPr>
        <w:t>a</w:t>
      </w:r>
      <w:r w:rsidR="00B929BC" w:rsidRPr="007F536D">
        <w:rPr>
          <w:rFonts w:ascii="Gentium Basic" w:hAnsi="Gentium Basic"/>
          <w:iCs/>
          <w:sz w:val="18"/>
          <w:szCs w:val="18"/>
        </w:rPr>
        <w:t>rea under the curve</w:t>
      </w:r>
      <w:r w:rsidR="009F3C5B">
        <w:rPr>
          <w:rFonts w:ascii="Gentium Basic" w:hAnsi="Gentium Basic"/>
          <w:iCs/>
          <w:sz w:val="18"/>
          <w:szCs w:val="18"/>
        </w:rPr>
        <w:t xml:space="preserve"> </w:t>
      </w:r>
      <w:r w:rsidR="00B929BC" w:rsidRPr="007F536D">
        <w:rPr>
          <w:rFonts w:ascii="Gentium Basic" w:hAnsi="Gentium Basic"/>
          <w:iCs/>
          <w:sz w:val="18"/>
          <w:szCs w:val="18"/>
        </w:rPr>
        <w:t>during the GTT</w:t>
      </w:r>
      <w:r w:rsidRPr="00E92A42">
        <w:rPr>
          <w:rFonts w:ascii="Gentium Basic" w:hAnsi="Gentium Basic"/>
          <w:iCs/>
          <w:sz w:val="18"/>
          <w:szCs w:val="18"/>
        </w:rPr>
        <w:t xml:space="preserve">.  Panel </w:t>
      </w:r>
      <w:r w:rsidRPr="00E92A42">
        <w:rPr>
          <w:rFonts w:ascii="Gentium Basic" w:hAnsi="Gentium Basic"/>
          <w:b/>
          <w:iCs/>
          <w:sz w:val="18"/>
          <w:szCs w:val="18"/>
        </w:rPr>
        <w:t>C</w:t>
      </w:r>
      <w:r w:rsidRPr="00E92A42">
        <w:rPr>
          <w:rFonts w:ascii="Gentium Basic" w:hAnsi="Gentium Basic"/>
          <w:iCs/>
          <w:sz w:val="18"/>
          <w:szCs w:val="18"/>
        </w:rPr>
        <w:t>, Insulin</w:t>
      </w:r>
      <w:r w:rsidR="00B929BC">
        <w:rPr>
          <w:rFonts w:ascii="Gentium Basic" w:hAnsi="Gentium Basic"/>
          <w:iCs/>
          <w:sz w:val="18"/>
          <w:szCs w:val="18"/>
        </w:rPr>
        <w:t xml:space="preserve"> concentrations in dams’ </w:t>
      </w:r>
      <w:r w:rsidR="006054BA">
        <w:rPr>
          <w:rFonts w:ascii="Gentium Basic" w:hAnsi="Gentium Basic"/>
          <w:iCs/>
          <w:sz w:val="18"/>
          <w:szCs w:val="18"/>
        </w:rPr>
        <w:t xml:space="preserve">plasma at </w:t>
      </w:r>
      <w:r w:rsidR="00B929BC">
        <w:rPr>
          <w:rFonts w:ascii="Gentium Basic" w:hAnsi="Gentium Basic"/>
          <w:iCs/>
          <w:sz w:val="18"/>
          <w:szCs w:val="18"/>
        </w:rPr>
        <w:t xml:space="preserve">basal </w:t>
      </w:r>
      <w:r w:rsidR="007F536D">
        <w:rPr>
          <w:rFonts w:ascii="Gentium Basic" w:hAnsi="Gentium Basic"/>
          <w:iCs/>
          <w:sz w:val="18"/>
          <w:szCs w:val="18"/>
        </w:rPr>
        <w:t>(0),</w:t>
      </w:r>
      <w:r w:rsidR="00B929BC">
        <w:rPr>
          <w:rFonts w:ascii="Gentium Basic" w:hAnsi="Gentium Basic"/>
          <w:iCs/>
          <w:sz w:val="18"/>
          <w:szCs w:val="18"/>
        </w:rPr>
        <w:t xml:space="preserve"> 15 and 30 minutes post glucose challenge </w:t>
      </w:r>
      <w:r w:rsidR="00EF2E56">
        <w:rPr>
          <w:rFonts w:ascii="Gentium Basic" w:hAnsi="Gentium Basic"/>
          <w:iCs/>
          <w:sz w:val="18"/>
          <w:szCs w:val="18"/>
        </w:rPr>
        <w:t xml:space="preserve">and calculated </w:t>
      </w:r>
      <w:r w:rsidR="009F3C5B">
        <w:rPr>
          <w:rFonts w:ascii="Gentium Basic" w:hAnsi="Gentium Basic"/>
          <w:iCs/>
          <w:sz w:val="18"/>
          <w:szCs w:val="18"/>
        </w:rPr>
        <w:t xml:space="preserve">fasting </w:t>
      </w:r>
      <w:r w:rsidR="00EF2E56">
        <w:rPr>
          <w:rFonts w:ascii="Gentium Basic" w:hAnsi="Gentium Basic"/>
          <w:iCs/>
          <w:sz w:val="18"/>
          <w:szCs w:val="18"/>
        </w:rPr>
        <w:t>HOMA-IR</w:t>
      </w:r>
      <w:r w:rsidR="009F3C5B">
        <w:rPr>
          <w:rFonts w:ascii="Gentium Basic" w:hAnsi="Gentium Basic"/>
          <w:iCs/>
          <w:sz w:val="18"/>
          <w:szCs w:val="18"/>
        </w:rPr>
        <w:t xml:space="preserve"> (0 min).</w:t>
      </w:r>
      <w:r w:rsidR="00EF2E56">
        <w:rPr>
          <w:rFonts w:ascii="Gentium Basic" w:hAnsi="Gentium Basic"/>
          <w:iCs/>
          <w:sz w:val="18"/>
          <w:szCs w:val="18"/>
        </w:rPr>
        <w:t xml:space="preserve"> </w:t>
      </w:r>
      <w:r w:rsidRPr="00E92A42">
        <w:rPr>
          <w:rFonts w:ascii="Gentium Basic" w:hAnsi="Gentium Basic"/>
          <w:iCs/>
          <w:sz w:val="18"/>
          <w:szCs w:val="18"/>
        </w:rPr>
        <w:t xml:space="preserve">  Panel </w:t>
      </w:r>
      <w:r w:rsidRPr="00E92A42">
        <w:rPr>
          <w:rFonts w:ascii="Gentium Basic" w:hAnsi="Gentium Basic"/>
          <w:b/>
          <w:bCs/>
          <w:iCs/>
          <w:sz w:val="18"/>
          <w:szCs w:val="18"/>
        </w:rPr>
        <w:t>D</w:t>
      </w:r>
      <w:r w:rsidRPr="00E92A42">
        <w:rPr>
          <w:rFonts w:ascii="Gentium Basic" w:hAnsi="Gentium Basic"/>
          <w:iCs/>
          <w:sz w:val="18"/>
          <w:szCs w:val="18"/>
        </w:rPr>
        <w:t xml:space="preserve">, Dam bodyweight at weaning.  Panel </w:t>
      </w:r>
      <w:r w:rsidRPr="00E92A42">
        <w:rPr>
          <w:rFonts w:ascii="Gentium Basic" w:hAnsi="Gentium Basic"/>
          <w:b/>
          <w:bCs/>
          <w:iCs/>
          <w:sz w:val="18"/>
          <w:szCs w:val="18"/>
        </w:rPr>
        <w:t>E</w:t>
      </w:r>
      <w:r w:rsidRPr="00E92A42">
        <w:rPr>
          <w:rFonts w:ascii="Gentium Basic" w:hAnsi="Gentium Basic"/>
          <w:iCs/>
          <w:sz w:val="18"/>
          <w:szCs w:val="18"/>
        </w:rPr>
        <w:t xml:space="preserve">, Dam fat mass as a percentage of bodyweight at weaning. The </w:t>
      </w:r>
      <w:r w:rsidRPr="00E92A42">
        <w:rPr>
          <w:rFonts w:ascii="Gentium Basic" w:hAnsi="Gentium Basic"/>
          <w:i/>
          <w:sz w:val="18"/>
          <w:szCs w:val="18"/>
        </w:rPr>
        <w:t xml:space="preserve">p </w:t>
      </w:r>
      <w:r w:rsidRPr="00E92A42">
        <w:rPr>
          <w:rFonts w:ascii="Gentium Basic" w:hAnsi="Gentium Basic"/>
          <w:iCs/>
          <w:sz w:val="18"/>
          <w:szCs w:val="18"/>
        </w:rPr>
        <w:t>values</w:t>
      </w:r>
      <w:r w:rsidR="009F3C5B">
        <w:rPr>
          <w:rFonts w:ascii="Gentium Basic" w:hAnsi="Gentium Basic"/>
          <w:iCs/>
          <w:sz w:val="18"/>
          <w:szCs w:val="18"/>
        </w:rPr>
        <w:t xml:space="preserve"> are based on unpaired Student </w:t>
      </w:r>
      <w:r w:rsidR="009F3C5B" w:rsidRPr="001748EA">
        <w:rPr>
          <w:rFonts w:ascii="Gentium Basic" w:hAnsi="Gentium Basic"/>
          <w:i/>
          <w:iCs/>
          <w:sz w:val="18"/>
          <w:szCs w:val="18"/>
        </w:rPr>
        <w:t>t</w:t>
      </w:r>
      <w:r w:rsidR="009F3C5B">
        <w:rPr>
          <w:rFonts w:ascii="Gentium Basic" w:hAnsi="Gentium Basic"/>
          <w:iCs/>
          <w:sz w:val="18"/>
          <w:szCs w:val="18"/>
        </w:rPr>
        <w:t>-test</w:t>
      </w:r>
      <w:r w:rsidR="001748EA">
        <w:rPr>
          <w:rFonts w:ascii="Gentium Basic" w:hAnsi="Gentium Basic"/>
          <w:iCs/>
          <w:sz w:val="18"/>
          <w:szCs w:val="18"/>
        </w:rPr>
        <w:t>s</w:t>
      </w:r>
      <w:r w:rsidR="009F3C5B">
        <w:rPr>
          <w:rFonts w:ascii="Gentium Basic" w:hAnsi="Gentium Basic"/>
          <w:iCs/>
          <w:sz w:val="18"/>
          <w:szCs w:val="18"/>
        </w:rPr>
        <w:t xml:space="preserve"> between the lean and obese group</w:t>
      </w:r>
      <w:r w:rsidR="001748EA">
        <w:rPr>
          <w:rFonts w:ascii="Gentium Basic" w:hAnsi="Gentium Basic"/>
          <w:iCs/>
          <w:sz w:val="18"/>
          <w:szCs w:val="18"/>
        </w:rPr>
        <w:t>s</w:t>
      </w:r>
      <w:r w:rsidR="009F3C5B">
        <w:rPr>
          <w:rFonts w:ascii="Gentium Basic" w:hAnsi="Gentium Basic"/>
          <w:iCs/>
          <w:sz w:val="18"/>
          <w:szCs w:val="18"/>
        </w:rPr>
        <w:t xml:space="preserve"> </w:t>
      </w:r>
      <w:r w:rsidRPr="00E92A42">
        <w:rPr>
          <w:rFonts w:ascii="Gentium Basic" w:hAnsi="Gentium Basic"/>
          <w:iCs/>
          <w:sz w:val="18"/>
          <w:szCs w:val="18"/>
        </w:rPr>
        <w:t xml:space="preserve">for comparisons given above braces between distributions.  I.P., Intra-peritoneal; HOMA-IR, HOmeostatic Model Assessment for Insulin Resistance.  </w:t>
      </w:r>
    </w:p>
    <w:p w14:paraId="44CD7CC3" w14:textId="4CED50E0" w:rsidR="003822D7" w:rsidRDefault="003822D7" w:rsidP="003822D7">
      <w:pPr>
        <w:pStyle w:val="Acknowledgement"/>
        <w:spacing w:before="0" w:line="259" w:lineRule="auto"/>
        <w:ind w:left="0" w:firstLine="0"/>
        <w:rPr>
          <w:rFonts w:ascii="Gentium Basic" w:hAnsi="Gentium Basic"/>
          <w:b/>
          <w:sz w:val="18"/>
          <w:szCs w:val="18"/>
          <w:lang w:val="en-GB"/>
        </w:rPr>
      </w:pPr>
    </w:p>
    <w:p w14:paraId="1A381A30" w14:textId="77777777" w:rsidR="003822D7" w:rsidRPr="00E92A42" w:rsidRDefault="003822D7" w:rsidP="003822D7">
      <w:pPr>
        <w:pStyle w:val="Acknowledgement"/>
        <w:spacing w:before="0" w:line="259" w:lineRule="auto"/>
        <w:ind w:left="0" w:firstLine="0"/>
        <w:rPr>
          <w:rFonts w:ascii="Gentium Basic" w:hAnsi="Gentium Basic"/>
          <w:b/>
          <w:sz w:val="18"/>
          <w:szCs w:val="18"/>
          <w:lang w:val="en-GB"/>
        </w:rPr>
      </w:pPr>
    </w:p>
    <w:p w14:paraId="755152A4" w14:textId="77777777" w:rsidR="003822D7" w:rsidRPr="00DA7B24" w:rsidRDefault="003822D7" w:rsidP="003822D7">
      <w:pPr>
        <w:rPr>
          <w:rFonts w:ascii="Gentium Basic" w:hAnsi="Gentium Basic"/>
          <w:iCs/>
          <w:sz w:val="18"/>
          <w:szCs w:val="18"/>
        </w:rPr>
      </w:pPr>
      <w:r w:rsidRPr="00E92A42">
        <w:rPr>
          <w:rFonts w:ascii="Gentium Basic" w:hAnsi="Gentium Basic"/>
          <w:b/>
          <w:bCs/>
          <w:iCs/>
          <w:sz w:val="18"/>
          <w:szCs w:val="18"/>
        </w:rPr>
        <w:t>Fig. 3.  Clinical lipid measures.</w:t>
      </w:r>
      <w:r w:rsidRPr="00E92A42">
        <w:rPr>
          <w:rFonts w:ascii="Gentium Basic" w:hAnsi="Gentium Basic"/>
          <w:iCs/>
          <w:sz w:val="18"/>
          <w:szCs w:val="18"/>
        </w:rPr>
        <w:t xml:space="preserve">  Values </w:t>
      </w:r>
      <w:r w:rsidRPr="0090453D">
        <w:rPr>
          <w:rFonts w:ascii="Gentium Basic" w:hAnsi="Gentium Basic"/>
          <w:iCs/>
          <w:sz w:val="18"/>
          <w:szCs w:val="18"/>
        </w:rPr>
        <w:t xml:space="preserve">given in </w:t>
      </w:r>
      <w:r w:rsidRPr="00DA7B24">
        <w:rPr>
          <w:rFonts w:ascii="Gentium Basic" w:hAnsi="Gentium Basic"/>
          <w:i/>
          <w:sz w:val="18"/>
          <w:szCs w:val="18"/>
        </w:rPr>
        <w:t>Table S1</w:t>
      </w:r>
      <w:r w:rsidRPr="0090453D">
        <w:rPr>
          <w:rFonts w:ascii="Gentium Basic" w:hAnsi="Gentium Basic"/>
          <w:iCs/>
          <w:sz w:val="18"/>
          <w:szCs w:val="18"/>
        </w:rPr>
        <w:t xml:space="preserve">. The </w:t>
      </w:r>
      <w:r w:rsidRPr="00DA7B24">
        <w:rPr>
          <w:rFonts w:ascii="Gentium Basic" w:hAnsi="Gentium Basic"/>
          <w:i/>
          <w:sz w:val="18"/>
          <w:szCs w:val="18"/>
        </w:rPr>
        <w:t xml:space="preserve">p </w:t>
      </w:r>
      <w:r w:rsidRPr="00DA7B24">
        <w:rPr>
          <w:rFonts w:ascii="Gentium Basic" w:hAnsi="Gentium Basic"/>
          <w:iCs/>
          <w:sz w:val="18"/>
          <w:szCs w:val="18"/>
        </w:rPr>
        <w:t>values for comparisons given above braces between distributions.</w:t>
      </w:r>
    </w:p>
    <w:p w14:paraId="4BDC480D"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5CC4F8E8"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0B8DC27D" w14:textId="77777777" w:rsidR="003822D7" w:rsidRPr="00DA7B24" w:rsidRDefault="003822D7" w:rsidP="003822D7">
      <w:pPr>
        <w:pStyle w:val="Acknowledgement"/>
        <w:spacing w:before="0" w:line="259" w:lineRule="auto"/>
        <w:ind w:left="0" w:firstLine="0"/>
        <w:rPr>
          <w:rFonts w:ascii="Gentium Basic" w:hAnsi="Gentium Basic"/>
          <w:iCs/>
          <w:sz w:val="18"/>
          <w:szCs w:val="18"/>
        </w:rPr>
      </w:pPr>
      <w:r w:rsidRPr="00DA7B24">
        <w:rPr>
          <w:rFonts w:ascii="Gentium Basic" w:hAnsi="Gentium Basic"/>
          <w:b/>
          <w:bCs/>
          <w:iCs/>
          <w:sz w:val="18"/>
          <w:szCs w:val="18"/>
        </w:rPr>
        <w:t xml:space="preserve">Fig. 4.  Relative abundance of FAs in chow and high fat feeds and tissues from lean and obese groups. </w:t>
      </w:r>
      <w:r w:rsidRPr="00DA7B24">
        <w:rPr>
          <w:rFonts w:ascii="Gentium Basic" w:hAnsi="Gentium Basic"/>
          <w:iCs/>
          <w:sz w:val="18"/>
          <w:szCs w:val="18"/>
        </w:rPr>
        <w:t xml:space="preserve">Panel </w:t>
      </w:r>
      <w:r w:rsidRPr="00DA7B24">
        <w:rPr>
          <w:rFonts w:ascii="Gentium Basic" w:hAnsi="Gentium Basic"/>
          <w:b/>
          <w:bCs/>
          <w:iCs/>
          <w:sz w:val="18"/>
          <w:szCs w:val="18"/>
        </w:rPr>
        <w:t>A</w:t>
      </w:r>
      <w:r w:rsidRPr="00DA7B24">
        <w:rPr>
          <w:rFonts w:ascii="Gentium Basic" w:hAnsi="Gentium Basic"/>
          <w:iCs/>
          <w:sz w:val="18"/>
          <w:szCs w:val="18"/>
        </w:rPr>
        <w:t xml:space="preserve">, Adipose tissue. Panel </w:t>
      </w:r>
      <w:r w:rsidRPr="00DA7B24">
        <w:rPr>
          <w:rFonts w:ascii="Gentium Basic" w:hAnsi="Gentium Basic"/>
          <w:b/>
          <w:bCs/>
          <w:iCs/>
          <w:sz w:val="18"/>
          <w:szCs w:val="18"/>
        </w:rPr>
        <w:t>B</w:t>
      </w:r>
      <w:r w:rsidRPr="00DA7B24">
        <w:rPr>
          <w:rFonts w:ascii="Gentium Basic" w:hAnsi="Gentium Basic"/>
          <w:iCs/>
          <w:sz w:val="18"/>
          <w:szCs w:val="18"/>
        </w:rPr>
        <w:t>, Heart tissue.  *</w:t>
      </w:r>
      <w:r w:rsidRPr="00DA7B24">
        <w:rPr>
          <w:rFonts w:ascii="Gentium Basic" w:hAnsi="Gentium Basic"/>
          <w:i/>
          <w:sz w:val="18"/>
          <w:szCs w:val="18"/>
        </w:rPr>
        <w:t xml:space="preserve">p </w:t>
      </w:r>
      <w:r w:rsidRPr="00DA7B24">
        <w:rPr>
          <w:rFonts w:ascii="Gentium Basic" w:hAnsi="Gentium Basic"/>
          <w:iCs/>
          <w:sz w:val="18"/>
          <w:szCs w:val="18"/>
        </w:rPr>
        <w:t>&lt; 0.05; **</w:t>
      </w:r>
      <w:r w:rsidRPr="00DA7B24">
        <w:rPr>
          <w:rFonts w:ascii="Gentium Basic" w:hAnsi="Gentium Basic"/>
          <w:i/>
          <w:sz w:val="18"/>
          <w:szCs w:val="18"/>
        </w:rPr>
        <w:t xml:space="preserve">p </w:t>
      </w:r>
      <w:r w:rsidRPr="00DA7B24">
        <w:rPr>
          <w:rFonts w:ascii="Gentium Basic" w:hAnsi="Gentium Basic"/>
          <w:iCs/>
          <w:sz w:val="18"/>
          <w:szCs w:val="18"/>
        </w:rPr>
        <w:t>&lt; 0.005; ***</w:t>
      </w:r>
      <w:r w:rsidRPr="00DA7B24">
        <w:rPr>
          <w:rFonts w:ascii="Gentium Basic" w:hAnsi="Gentium Basic"/>
          <w:i/>
          <w:sz w:val="18"/>
          <w:szCs w:val="18"/>
        </w:rPr>
        <w:t xml:space="preserve">p </w:t>
      </w:r>
      <w:r w:rsidRPr="00DA7B24">
        <w:rPr>
          <w:rFonts w:ascii="Gentium Basic" w:hAnsi="Gentium Basic"/>
          <w:iCs/>
          <w:sz w:val="18"/>
          <w:szCs w:val="18"/>
        </w:rPr>
        <w:t>&lt; 0.001.  CM, condensed milk; FA, fatty acid; HFP, high fat pellet.</w:t>
      </w:r>
    </w:p>
    <w:p w14:paraId="586ADF98"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1710AE2D"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75F6B3A9" w14:textId="3BBFE3E0" w:rsidR="003822D7" w:rsidRPr="00DA7B24" w:rsidRDefault="003822D7" w:rsidP="003822D7">
      <w:pPr>
        <w:spacing w:line="259" w:lineRule="auto"/>
        <w:contextualSpacing/>
        <w:rPr>
          <w:rFonts w:ascii="Gentium Basic" w:hAnsi="Gentium Basic"/>
          <w:bCs/>
          <w:sz w:val="18"/>
          <w:szCs w:val="18"/>
        </w:rPr>
      </w:pPr>
      <w:r w:rsidRPr="00DA7B24">
        <w:rPr>
          <w:rFonts w:ascii="Gentium Basic" w:hAnsi="Gentium Basic"/>
          <w:b/>
          <w:bCs/>
          <w:iCs/>
          <w:sz w:val="18"/>
          <w:szCs w:val="18"/>
        </w:rPr>
        <w:t>Fig. 5.  Switch Analysis of the tissue network used in the present study.</w:t>
      </w:r>
      <w:r w:rsidRPr="00DA7B24">
        <w:rPr>
          <w:rFonts w:ascii="Gentium Basic" w:hAnsi="Gentium Basic"/>
          <w:bCs/>
          <w:sz w:val="18"/>
          <w:szCs w:val="18"/>
        </w:rPr>
        <w:t xml:space="preserve">  Panel </w:t>
      </w:r>
      <w:r w:rsidRPr="00DA7B24">
        <w:rPr>
          <w:rFonts w:ascii="Gentium Basic" w:hAnsi="Gentium Basic"/>
          <w:b/>
          <w:sz w:val="18"/>
          <w:szCs w:val="18"/>
        </w:rPr>
        <w:t>A</w:t>
      </w:r>
      <w:r w:rsidRPr="00DA7B24">
        <w:rPr>
          <w:rFonts w:ascii="Gentium Basic" w:hAnsi="Gentium Basic"/>
          <w:bCs/>
          <w:sz w:val="18"/>
          <w:szCs w:val="18"/>
        </w:rPr>
        <w:t xml:space="preserve">, Triglycerides (TGs); Panel </w:t>
      </w:r>
      <w:r w:rsidRPr="00DA7B24">
        <w:rPr>
          <w:rFonts w:ascii="Gentium Basic" w:hAnsi="Gentium Basic"/>
          <w:b/>
          <w:sz w:val="18"/>
          <w:szCs w:val="18"/>
        </w:rPr>
        <w:t>B</w:t>
      </w:r>
      <w:r w:rsidRPr="00DA7B24">
        <w:rPr>
          <w:rFonts w:ascii="Gentium Basic" w:hAnsi="Gentium Basic"/>
          <w:bCs/>
          <w:sz w:val="18"/>
          <w:szCs w:val="18"/>
        </w:rPr>
        <w:t xml:space="preserve">, Phosphatidylcholines (PCs).  Small pie charts represent the numbers of variables only found in the given tissue, larger pie charts represent the numbers of variables found in both adjacent tissues.  </w:t>
      </w:r>
      <w:r w:rsidRPr="00DA7B24">
        <w:rPr>
          <w:rFonts w:ascii="Gentium Basic" w:hAnsi="Gentium Basic"/>
          <w:bCs/>
          <w:i/>
          <w:iCs/>
          <w:sz w:val="18"/>
          <w:szCs w:val="18"/>
        </w:rPr>
        <w:t xml:space="preserve">J </w:t>
      </w:r>
      <w:r w:rsidRPr="00DA7B24">
        <w:rPr>
          <w:rFonts w:ascii="Gentium Basic" w:hAnsi="Gentium Basic"/>
          <w:bCs/>
          <w:sz w:val="18"/>
          <w:szCs w:val="18"/>
        </w:rPr>
        <w:t xml:space="preserve">represents the Jaccard-Tanimoto distance and </w:t>
      </w:r>
      <w:r w:rsidRPr="00DA7B24">
        <w:rPr>
          <w:rFonts w:ascii="Gentium Basic" w:hAnsi="Gentium Basic"/>
          <w:bCs/>
          <w:i/>
          <w:iCs/>
          <w:sz w:val="18"/>
          <w:szCs w:val="18"/>
        </w:rPr>
        <w:t xml:space="preserve">p </w:t>
      </w:r>
      <w:r w:rsidRPr="00DA7B24">
        <w:rPr>
          <w:rFonts w:ascii="Gentium Basic" w:hAnsi="Gentium Basic"/>
          <w:bCs/>
          <w:sz w:val="18"/>
          <w:szCs w:val="18"/>
        </w:rPr>
        <w:t>the accompanying probability that the binary list of variables for the two groups differed by random chance</w:t>
      </w:r>
      <w:r w:rsidR="00AA626F" w:rsidRPr="00DA7B24">
        <w:rPr>
          <w:rFonts w:ascii="Gentium Basic" w:hAnsi="Gentium Basic"/>
          <w:bCs/>
          <w:sz w:val="18"/>
          <w:szCs w:val="18"/>
        </w:rPr>
        <w:fldChar w:fldCharType="begin"/>
      </w:r>
      <w:r w:rsidR="00001608">
        <w:rPr>
          <w:rFonts w:ascii="Gentium Basic" w:hAnsi="Gentium Basic"/>
          <w:bCs/>
          <w:sz w:val="18"/>
          <w:szCs w:val="18"/>
        </w:rPr>
        <w:instrText xml:space="preserve"> ADDIN EN.CITE &lt;EndNote&gt;&lt;Cite&gt;&lt;Author&gt;Furse&lt;/Author&gt;&lt;Year&gt;2021&lt;/Year&gt;&lt;RecNum&gt;27201&lt;/RecNum&gt;&lt;DisplayText&gt;[22]&lt;/DisplayText&gt;&lt;record&gt;&lt;rec-number&gt;27201&lt;/rec-number&gt;&lt;foreign-keys&gt;&lt;key app="EN" db-id="xsfs52xdqvest2eavxmpwatxpdw09dxawvfv" timestamp="1612520772"&gt;27201&lt;/key&gt;&lt;/foreign-keys&gt;&lt;ref-type name="Journal Article"&gt;17&lt;/ref-type&gt;&lt;contributors&gt;&lt;authors&gt;&lt;author&gt;Furse, Samuel&lt;/author&gt;&lt;author&gt;Watkins, Adam J.&lt;/author&gt;&lt;author&gt;Hojat, Nima&lt;/author&gt;&lt;author&gt;Smith, James&lt;/author&gt;&lt;author&gt;Williams, Huw E. L.&lt;/author&gt;&lt;author&gt;Chiarugi, Davide&lt;/author&gt;&lt;author&gt;Koulman, Albert&lt;/author&gt;&lt;/authors&gt;&lt;/contributors&gt;&lt;titles&gt;&lt;title&gt;Lipid Traffic Analysis reveals the impact of high paternal carbohydrate intake on offsprings’ lipid metabolism&lt;/title&gt;&lt;secondary-title&gt;Communications Biology&lt;/secondary-title&gt;&lt;/titles&gt;&lt;periodical&gt;&lt;full-title&gt;Communications Biology&lt;/full-title&gt;&lt;/periodical&gt;&lt;pages&gt;163&lt;/pages&gt;&lt;volume&gt;4&lt;/volume&gt;&lt;number&gt;1&lt;/number&gt;&lt;dates&gt;&lt;year&gt;2021&lt;/year&gt;&lt;pub-dates&gt;&lt;date&gt;2021/02/05&lt;/date&gt;&lt;/pub-dates&gt;&lt;/dates&gt;&lt;isbn&gt;2399-3642&lt;/isbn&gt;&lt;urls&gt;&lt;related-urls&gt;&lt;url&gt;https://doi.org/10.1038/s42003-021-01686-1&lt;/url&gt;&lt;/related-urls&gt;&lt;/urls&gt;&lt;electronic-resource-num&gt;10.1038/s42003-021-01686-1&lt;/electronic-resource-num&gt;&lt;/record&gt;&lt;/Cite&gt;&lt;/EndNote&gt;</w:instrText>
      </w:r>
      <w:r w:rsidR="00AA626F" w:rsidRPr="00DA7B24">
        <w:rPr>
          <w:rFonts w:ascii="Gentium Basic" w:hAnsi="Gentium Basic"/>
          <w:bCs/>
          <w:sz w:val="18"/>
          <w:szCs w:val="18"/>
        </w:rPr>
        <w:fldChar w:fldCharType="separate"/>
      </w:r>
      <w:r w:rsidR="00001608">
        <w:rPr>
          <w:rFonts w:ascii="Gentium Basic" w:hAnsi="Gentium Basic"/>
          <w:bCs/>
          <w:noProof/>
          <w:sz w:val="18"/>
          <w:szCs w:val="18"/>
        </w:rPr>
        <w:t>[</w:t>
      </w:r>
      <w:hyperlink w:anchor="_ENREF_22" w:tooltip="Furse, 2021 #27201" w:history="1">
        <w:r w:rsidR="007F536D">
          <w:rPr>
            <w:rFonts w:ascii="Gentium Basic" w:hAnsi="Gentium Basic"/>
            <w:bCs/>
            <w:noProof/>
            <w:sz w:val="18"/>
            <w:szCs w:val="18"/>
          </w:rPr>
          <w:t>22</w:t>
        </w:r>
      </w:hyperlink>
      <w:r w:rsidR="00001608">
        <w:rPr>
          <w:rFonts w:ascii="Gentium Basic" w:hAnsi="Gentium Basic"/>
          <w:bCs/>
          <w:noProof/>
          <w:sz w:val="18"/>
          <w:szCs w:val="18"/>
        </w:rPr>
        <w:t>]</w:t>
      </w:r>
      <w:r w:rsidR="00AA626F" w:rsidRPr="00DA7B24">
        <w:rPr>
          <w:rFonts w:ascii="Gentium Basic" w:hAnsi="Gentium Basic"/>
          <w:bCs/>
          <w:sz w:val="18"/>
          <w:szCs w:val="18"/>
        </w:rPr>
        <w:fldChar w:fldCharType="end"/>
      </w:r>
      <w:r w:rsidRPr="0090453D">
        <w:rPr>
          <w:rFonts w:ascii="Gentium Basic" w:hAnsi="Gentium Basic"/>
          <w:bCs/>
          <w:sz w:val="18"/>
          <w:szCs w:val="18"/>
        </w:rPr>
        <w:t>.</w:t>
      </w:r>
    </w:p>
    <w:p w14:paraId="4635AFDD" w14:textId="77777777" w:rsidR="0057296D" w:rsidRPr="00E92A42" w:rsidRDefault="0057296D" w:rsidP="0057296D">
      <w:pPr>
        <w:rPr>
          <w:rFonts w:ascii="Gentium Basic" w:hAnsi="Gentium Basic"/>
          <w:iCs/>
          <w:sz w:val="18"/>
          <w:szCs w:val="18"/>
        </w:rPr>
      </w:pPr>
    </w:p>
    <w:p w14:paraId="14A88F8C" w14:textId="77777777" w:rsidR="0057296D" w:rsidRPr="00E92A42" w:rsidRDefault="0057296D" w:rsidP="0057296D">
      <w:pPr>
        <w:rPr>
          <w:rFonts w:ascii="Gentium Basic" w:hAnsi="Gentium Basic"/>
          <w:iCs/>
          <w:sz w:val="18"/>
          <w:szCs w:val="18"/>
        </w:rPr>
      </w:pPr>
    </w:p>
    <w:p w14:paraId="2197B4AB" w14:textId="77777777" w:rsidR="0057296D" w:rsidRPr="00E92A42" w:rsidRDefault="0057296D" w:rsidP="0057296D">
      <w:pPr>
        <w:rPr>
          <w:rFonts w:ascii="Gentium Basic" w:hAnsi="Gentium Basic"/>
          <w:bCs/>
          <w:sz w:val="18"/>
          <w:szCs w:val="18"/>
        </w:rPr>
      </w:pPr>
      <w:r w:rsidRPr="00E92A42">
        <w:rPr>
          <w:rFonts w:ascii="Gentium Basic" w:hAnsi="Gentium Basic"/>
          <w:b/>
          <w:sz w:val="18"/>
          <w:szCs w:val="18"/>
        </w:rPr>
        <w:t xml:space="preserve">Figure </w:t>
      </w:r>
      <w:r>
        <w:rPr>
          <w:rFonts w:ascii="Gentium Basic" w:hAnsi="Gentium Basic"/>
          <w:b/>
          <w:sz w:val="18"/>
          <w:szCs w:val="18"/>
        </w:rPr>
        <w:t>6</w:t>
      </w:r>
      <w:r w:rsidRPr="00E92A42">
        <w:rPr>
          <w:rFonts w:ascii="Gentium Basic" w:hAnsi="Gentium Basic"/>
          <w:b/>
          <w:sz w:val="18"/>
          <w:szCs w:val="18"/>
        </w:rPr>
        <w:t>.  Wiring diagrams of triglyceride (TG) variables found in which tissues.</w:t>
      </w:r>
      <w:r w:rsidRPr="00E92A42">
        <w:rPr>
          <w:rFonts w:ascii="Gentium Basic" w:hAnsi="Gentium Basic"/>
          <w:bCs/>
          <w:sz w:val="18"/>
          <w:szCs w:val="18"/>
        </w:rPr>
        <w:t xml:space="preserve">  Blue lines represent the lean group whereas orange lines represent the obese-GDM group.  A variable was considered present if </w:t>
      </w:r>
      <w:r w:rsidRPr="00E92A42">
        <w:rPr>
          <w:rFonts w:ascii="Gentium Basic" w:hAnsi="Gentium Basic"/>
          <w:bCs/>
          <w:i/>
          <w:iCs/>
          <w:sz w:val="18"/>
          <w:szCs w:val="18"/>
        </w:rPr>
        <w:t>B</w:t>
      </w:r>
      <w:r w:rsidRPr="00E92A42">
        <w:rPr>
          <w:rFonts w:ascii="Gentium Basic" w:hAnsi="Gentium Basic"/>
          <w:bCs/>
          <w:sz w:val="18"/>
          <w:szCs w:val="18"/>
        </w:rPr>
        <w:t xml:space="preserve"> = &gt;0.66. </w:t>
      </w:r>
    </w:p>
    <w:p w14:paraId="145746E5"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73477344" w14:textId="77777777" w:rsidR="003822D7" w:rsidRPr="00DA7B24" w:rsidRDefault="003822D7" w:rsidP="003822D7">
      <w:pPr>
        <w:pStyle w:val="Acknowledgement"/>
        <w:spacing w:before="0" w:line="259" w:lineRule="auto"/>
        <w:ind w:left="0" w:firstLine="0"/>
        <w:rPr>
          <w:rFonts w:ascii="Gentium Basic" w:hAnsi="Gentium Basic"/>
          <w:b/>
          <w:sz w:val="18"/>
          <w:szCs w:val="18"/>
          <w:lang w:val="en-GB"/>
        </w:rPr>
      </w:pPr>
    </w:p>
    <w:p w14:paraId="171DDAC3" w14:textId="77777777" w:rsidR="003822D7" w:rsidRPr="00E92A42" w:rsidRDefault="003822D7" w:rsidP="003822D7">
      <w:pPr>
        <w:rPr>
          <w:rFonts w:ascii="Gentium Basic" w:hAnsi="Gentium Basic"/>
          <w:iCs/>
          <w:sz w:val="18"/>
          <w:szCs w:val="18"/>
        </w:rPr>
      </w:pPr>
      <w:r w:rsidRPr="00DA7B24">
        <w:rPr>
          <w:rFonts w:ascii="Gentium Basic" w:hAnsi="Gentium Basic"/>
          <w:b/>
          <w:bCs/>
          <w:iCs/>
          <w:sz w:val="18"/>
          <w:szCs w:val="18"/>
        </w:rPr>
        <w:t>Table S1.  Clinical lipid measures.</w:t>
      </w:r>
      <w:r w:rsidRPr="00DA7B24">
        <w:rPr>
          <w:rFonts w:ascii="Gentium Basic" w:hAnsi="Gentium Basic"/>
          <w:iCs/>
          <w:sz w:val="18"/>
          <w:szCs w:val="18"/>
        </w:rPr>
        <w:t xml:space="preserve">  Values plotted in </w:t>
      </w:r>
      <w:r w:rsidRPr="00DA7B24">
        <w:rPr>
          <w:rFonts w:ascii="Gentium Basic" w:hAnsi="Gentium Basic"/>
          <w:i/>
          <w:iCs/>
          <w:sz w:val="18"/>
          <w:szCs w:val="18"/>
        </w:rPr>
        <w:t>Fig. 3</w:t>
      </w:r>
      <w:r w:rsidRPr="0090453D">
        <w:rPr>
          <w:rFonts w:ascii="Gentium Basic" w:hAnsi="Gentium Basic"/>
          <w:iCs/>
          <w:sz w:val="18"/>
          <w:szCs w:val="18"/>
        </w:rPr>
        <w:t>.  All measures</w:t>
      </w:r>
      <w:r w:rsidRPr="00E92A42">
        <w:rPr>
          <w:rFonts w:ascii="Gentium Basic" w:hAnsi="Gentium Basic"/>
          <w:iCs/>
          <w:sz w:val="18"/>
          <w:szCs w:val="18"/>
        </w:rPr>
        <w:t xml:space="preserve"> in mmol/L.</w:t>
      </w:r>
    </w:p>
    <w:p w14:paraId="6F5E2368" w14:textId="77777777" w:rsidR="003822D7" w:rsidRDefault="003822D7" w:rsidP="003822D7">
      <w:pPr>
        <w:rPr>
          <w:rFonts w:ascii="Gentium Basic" w:hAnsi="Gentium Basic"/>
          <w:iCs/>
          <w:sz w:val="18"/>
          <w:szCs w:val="18"/>
        </w:rPr>
      </w:pPr>
    </w:p>
    <w:p w14:paraId="0981524F" w14:textId="77777777" w:rsidR="003822D7" w:rsidRPr="00E92A42" w:rsidRDefault="003822D7" w:rsidP="003822D7">
      <w:pPr>
        <w:rPr>
          <w:rFonts w:ascii="Gentium Basic" w:hAnsi="Gentium Basic"/>
          <w:iCs/>
          <w:sz w:val="18"/>
          <w:szCs w:val="18"/>
        </w:rPr>
      </w:pPr>
    </w:p>
    <w:p w14:paraId="413F4830" w14:textId="77777777" w:rsidR="003822D7" w:rsidRPr="00E92A42" w:rsidRDefault="003822D7" w:rsidP="003822D7">
      <w:pPr>
        <w:rPr>
          <w:rFonts w:ascii="Gentium Basic" w:hAnsi="Gentium Basic"/>
          <w:iCs/>
          <w:sz w:val="18"/>
          <w:szCs w:val="18"/>
        </w:rPr>
      </w:pPr>
      <w:r w:rsidRPr="00E92A42">
        <w:rPr>
          <w:rFonts w:ascii="Gentium Basic" w:hAnsi="Gentium Basic"/>
          <w:b/>
          <w:bCs/>
          <w:iCs/>
          <w:sz w:val="18"/>
          <w:szCs w:val="18"/>
        </w:rPr>
        <w:t>Table S2.  Odd-chain containing triglyceride and triglyceride fragments.</w:t>
      </w:r>
      <w:r w:rsidRPr="00E92A42">
        <w:rPr>
          <w:rFonts w:ascii="Gentium Basic" w:hAnsi="Gentium Basic"/>
          <w:iCs/>
          <w:sz w:val="18"/>
          <w:szCs w:val="18"/>
        </w:rPr>
        <w:t xml:space="preserve">  </w:t>
      </w:r>
    </w:p>
    <w:p w14:paraId="0F7F8766" w14:textId="77777777" w:rsidR="003822D7" w:rsidRDefault="003822D7" w:rsidP="003822D7">
      <w:pPr>
        <w:rPr>
          <w:rFonts w:ascii="Gentium Basic" w:hAnsi="Gentium Basic"/>
          <w:b/>
          <w:sz w:val="18"/>
          <w:szCs w:val="18"/>
        </w:rPr>
      </w:pPr>
    </w:p>
    <w:p w14:paraId="2A7A1DA3" w14:textId="77777777" w:rsidR="003822D7" w:rsidRPr="00E92A42" w:rsidRDefault="003822D7" w:rsidP="003822D7">
      <w:pPr>
        <w:rPr>
          <w:rFonts w:ascii="Gentium Basic" w:hAnsi="Gentium Basic"/>
          <w:b/>
          <w:sz w:val="18"/>
          <w:szCs w:val="18"/>
        </w:rPr>
      </w:pPr>
    </w:p>
    <w:p w14:paraId="29CFB7EE" w14:textId="729403F1" w:rsidR="003822D7" w:rsidRPr="00E92A42" w:rsidRDefault="003822D7" w:rsidP="003822D7">
      <w:pPr>
        <w:rPr>
          <w:rFonts w:ascii="Gentium Basic" w:hAnsi="Gentium Basic"/>
          <w:bCs/>
          <w:sz w:val="18"/>
          <w:szCs w:val="18"/>
        </w:rPr>
      </w:pPr>
      <w:r w:rsidRPr="00E92A42">
        <w:rPr>
          <w:rFonts w:ascii="Gentium Basic" w:hAnsi="Gentium Basic"/>
          <w:b/>
          <w:sz w:val="18"/>
          <w:szCs w:val="18"/>
        </w:rPr>
        <w:t>Figure S</w:t>
      </w:r>
      <w:r w:rsidR="0057296D">
        <w:rPr>
          <w:rFonts w:ascii="Gentium Basic" w:hAnsi="Gentium Basic"/>
          <w:b/>
          <w:sz w:val="18"/>
          <w:szCs w:val="18"/>
        </w:rPr>
        <w:t>1</w:t>
      </w:r>
      <w:r w:rsidRPr="00E92A42">
        <w:rPr>
          <w:rFonts w:ascii="Gentium Basic" w:hAnsi="Gentium Basic"/>
          <w:b/>
          <w:sz w:val="18"/>
          <w:szCs w:val="18"/>
        </w:rPr>
        <w:t>.  Wiring diagrams of phosphatidylcholine (PC) variables found in which tissues.</w:t>
      </w:r>
      <w:r w:rsidRPr="00E92A42">
        <w:rPr>
          <w:rFonts w:ascii="Gentium Basic" w:hAnsi="Gentium Basic"/>
          <w:bCs/>
          <w:sz w:val="18"/>
          <w:szCs w:val="18"/>
        </w:rPr>
        <w:t xml:space="preserve">  Blue lines represent the lean group whereas orange lines represent the obese-GDM group.  A variable was considered present if </w:t>
      </w:r>
      <w:r w:rsidRPr="00E92A42">
        <w:rPr>
          <w:rFonts w:ascii="Gentium Basic" w:hAnsi="Gentium Basic"/>
          <w:bCs/>
          <w:i/>
          <w:iCs/>
          <w:sz w:val="18"/>
          <w:szCs w:val="18"/>
        </w:rPr>
        <w:t>B</w:t>
      </w:r>
      <w:r w:rsidRPr="00E92A42">
        <w:rPr>
          <w:rFonts w:ascii="Gentium Basic" w:hAnsi="Gentium Basic"/>
          <w:bCs/>
          <w:sz w:val="18"/>
          <w:szCs w:val="18"/>
        </w:rPr>
        <w:t xml:space="preserve"> = &gt;0.66. </w:t>
      </w:r>
    </w:p>
    <w:p w14:paraId="20CFE467" w14:textId="77777777" w:rsidR="003822D7" w:rsidRDefault="003822D7" w:rsidP="003822D7">
      <w:pPr>
        <w:rPr>
          <w:rFonts w:ascii="Gentium Basic" w:hAnsi="Gentium Basic"/>
          <w:iCs/>
          <w:sz w:val="18"/>
          <w:szCs w:val="18"/>
        </w:rPr>
      </w:pPr>
    </w:p>
    <w:p w14:paraId="627A0D12" w14:textId="77777777" w:rsidR="003822D7" w:rsidRPr="00E92A42" w:rsidRDefault="003822D7" w:rsidP="003822D7">
      <w:pPr>
        <w:rPr>
          <w:rFonts w:ascii="Gentium Basic" w:hAnsi="Gentium Basic"/>
          <w:iCs/>
          <w:sz w:val="18"/>
          <w:szCs w:val="18"/>
        </w:rPr>
      </w:pPr>
    </w:p>
    <w:p w14:paraId="7F545A94" w14:textId="3E66912D" w:rsidR="003822D7" w:rsidRPr="00E92A42" w:rsidRDefault="003822D7" w:rsidP="003822D7">
      <w:pPr>
        <w:rPr>
          <w:rFonts w:ascii="Gentium Basic" w:hAnsi="Gentium Basic"/>
          <w:bCs/>
          <w:sz w:val="18"/>
          <w:szCs w:val="18"/>
        </w:rPr>
      </w:pPr>
      <w:r w:rsidRPr="00E92A42">
        <w:rPr>
          <w:rFonts w:ascii="Gentium Basic" w:hAnsi="Gentium Basic"/>
          <w:b/>
          <w:sz w:val="18"/>
          <w:szCs w:val="18"/>
        </w:rPr>
        <w:t>Figure S</w:t>
      </w:r>
      <w:r w:rsidR="0057296D">
        <w:rPr>
          <w:rFonts w:ascii="Gentium Basic" w:hAnsi="Gentium Basic"/>
          <w:b/>
          <w:sz w:val="18"/>
          <w:szCs w:val="18"/>
        </w:rPr>
        <w:t>2</w:t>
      </w:r>
      <w:r w:rsidRPr="00E92A42">
        <w:rPr>
          <w:rFonts w:ascii="Gentium Basic" w:hAnsi="Gentium Basic"/>
          <w:b/>
          <w:sz w:val="18"/>
          <w:szCs w:val="18"/>
        </w:rPr>
        <w:t>.  Wiring diagrams of phosphatidylethanolamine (PE) variables found in which tissues.</w:t>
      </w:r>
      <w:r w:rsidRPr="00E92A42">
        <w:rPr>
          <w:rFonts w:ascii="Gentium Basic" w:hAnsi="Gentium Basic"/>
          <w:bCs/>
          <w:sz w:val="18"/>
          <w:szCs w:val="18"/>
        </w:rPr>
        <w:t xml:space="preserve">  Blue lines represent the lean group whereas orange lines represent the obese-GDM group.  A variable was considered present if </w:t>
      </w:r>
      <w:r w:rsidRPr="00E92A42">
        <w:rPr>
          <w:rFonts w:ascii="Gentium Basic" w:hAnsi="Gentium Basic"/>
          <w:bCs/>
          <w:i/>
          <w:iCs/>
          <w:sz w:val="18"/>
          <w:szCs w:val="18"/>
        </w:rPr>
        <w:t>B</w:t>
      </w:r>
      <w:r w:rsidRPr="00E92A42">
        <w:rPr>
          <w:rFonts w:ascii="Gentium Basic" w:hAnsi="Gentium Basic"/>
          <w:bCs/>
          <w:sz w:val="18"/>
          <w:szCs w:val="18"/>
        </w:rPr>
        <w:t xml:space="preserve"> = &gt;0.66. </w:t>
      </w:r>
    </w:p>
    <w:p w14:paraId="6223E74F" w14:textId="77777777" w:rsidR="003822D7" w:rsidRDefault="003822D7" w:rsidP="003822D7">
      <w:pPr>
        <w:rPr>
          <w:rFonts w:ascii="Gentium Basic" w:hAnsi="Gentium Basic"/>
          <w:b/>
          <w:sz w:val="18"/>
          <w:szCs w:val="18"/>
        </w:rPr>
      </w:pPr>
    </w:p>
    <w:p w14:paraId="166DB22B" w14:textId="77777777" w:rsidR="003822D7" w:rsidRPr="00E92A42" w:rsidRDefault="003822D7" w:rsidP="003822D7">
      <w:pPr>
        <w:rPr>
          <w:rFonts w:ascii="Gentium Basic" w:hAnsi="Gentium Basic"/>
          <w:b/>
          <w:sz w:val="18"/>
          <w:szCs w:val="18"/>
        </w:rPr>
      </w:pPr>
    </w:p>
    <w:p w14:paraId="0958E7C0" w14:textId="3F06C33E" w:rsidR="003822D7" w:rsidRPr="00E92A42" w:rsidRDefault="003822D7" w:rsidP="003822D7">
      <w:pPr>
        <w:rPr>
          <w:rFonts w:ascii="Gentium Basic" w:hAnsi="Gentium Basic"/>
          <w:bCs/>
          <w:sz w:val="18"/>
          <w:szCs w:val="18"/>
        </w:rPr>
      </w:pPr>
      <w:r w:rsidRPr="00E92A42">
        <w:rPr>
          <w:rFonts w:ascii="Gentium Basic" w:hAnsi="Gentium Basic"/>
          <w:b/>
          <w:sz w:val="18"/>
          <w:szCs w:val="18"/>
        </w:rPr>
        <w:t>Figure S</w:t>
      </w:r>
      <w:r w:rsidR="0057296D">
        <w:rPr>
          <w:rFonts w:ascii="Gentium Basic" w:hAnsi="Gentium Basic"/>
          <w:b/>
          <w:sz w:val="18"/>
          <w:szCs w:val="18"/>
        </w:rPr>
        <w:t>3</w:t>
      </w:r>
      <w:r w:rsidRPr="00E92A42">
        <w:rPr>
          <w:rFonts w:ascii="Gentium Basic" w:hAnsi="Gentium Basic"/>
          <w:b/>
          <w:sz w:val="18"/>
          <w:szCs w:val="18"/>
        </w:rPr>
        <w:t>.  Wiring diagrams of sphingomyelin (SM) variables found in which tissues.</w:t>
      </w:r>
      <w:r w:rsidRPr="00E92A42">
        <w:rPr>
          <w:rFonts w:ascii="Gentium Basic" w:hAnsi="Gentium Basic"/>
          <w:bCs/>
          <w:sz w:val="18"/>
          <w:szCs w:val="18"/>
        </w:rPr>
        <w:t xml:space="preserve">  Blue lines represent the lean group whereas orange lines represent the obese-GDM group.  A variable was considered present if </w:t>
      </w:r>
      <w:r w:rsidRPr="00E92A42">
        <w:rPr>
          <w:rFonts w:ascii="Gentium Basic" w:hAnsi="Gentium Basic"/>
          <w:bCs/>
          <w:i/>
          <w:iCs/>
          <w:sz w:val="18"/>
          <w:szCs w:val="18"/>
        </w:rPr>
        <w:t>B</w:t>
      </w:r>
      <w:r w:rsidRPr="00E92A42">
        <w:rPr>
          <w:rFonts w:ascii="Gentium Basic" w:hAnsi="Gentium Basic"/>
          <w:bCs/>
          <w:sz w:val="18"/>
          <w:szCs w:val="18"/>
        </w:rPr>
        <w:t xml:space="preserve"> = &gt;0.66. </w:t>
      </w:r>
    </w:p>
    <w:p w14:paraId="32BF7935" w14:textId="77777777" w:rsidR="003822D7" w:rsidRPr="00E92A42" w:rsidRDefault="003822D7" w:rsidP="003822D7">
      <w:pPr>
        <w:pStyle w:val="Acknowledgement"/>
        <w:spacing w:before="0" w:line="259" w:lineRule="auto"/>
        <w:rPr>
          <w:rFonts w:ascii="Gentium Basic" w:hAnsi="Gentium Basic"/>
          <w:b/>
          <w:sz w:val="18"/>
          <w:szCs w:val="18"/>
          <w:lang w:val="en-GB"/>
        </w:rPr>
      </w:pPr>
    </w:p>
    <w:p w14:paraId="7699B287" w14:textId="77777777" w:rsidR="003822D7" w:rsidRPr="00E92A42" w:rsidRDefault="003822D7" w:rsidP="003822D7">
      <w:pPr>
        <w:pStyle w:val="Acknowledgement"/>
        <w:spacing w:before="0" w:line="259" w:lineRule="auto"/>
        <w:rPr>
          <w:rFonts w:ascii="Gentium Basic" w:hAnsi="Gentium Basic"/>
          <w:b/>
          <w:sz w:val="18"/>
          <w:szCs w:val="18"/>
          <w:lang w:val="en-GB"/>
        </w:rPr>
      </w:pPr>
    </w:p>
    <w:p w14:paraId="0162E1CD" w14:textId="77777777" w:rsidR="003822D7" w:rsidRPr="00E92A42" w:rsidRDefault="003822D7" w:rsidP="003822D7">
      <w:pPr>
        <w:rPr>
          <w:rFonts w:ascii="Gentium Basic" w:hAnsi="Gentium Basic"/>
          <w:b/>
          <w:sz w:val="18"/>
          <w:szCs w:val="18"/>
        </w:rPr>
      </w:pPr>
      <w:r w:rsidRPr="00E92A42">
        <w:rPr>
          <w:rFonts w:ascii="Gentium Basic" w:hAnsi="Gentium Basic"/>
          <w:b/>
          <w:sz w:val="18"/>
          <w:szCs w:val="18"/>
        </w:rPr>
        <w:br w:type="page"/>
      </w:r>
    </w:p>
    <w:p w14:paraId="497D3995" w14:textId="77777777" w:rsidR="003822D7" w:rsidRPr="00906CBC" w:rsidRDefault="003822D7" w:rsidP="003822D7">
      <w:pPr>
        <w:pStyle w:val="Acknowledgement"/>
        <w:spacing w:before="0" w:line="259" w:lineRule="auto"/>
        <w:rPr>
          <w:rFonts w:ascii="Gentium Basic" w:hAnsi="Gentium Basic"/>
          <w:sz w:val="28"/>
          <w:szCs w:val="28"/>
          <w:lang w:val="en-GB"/>
        </w:rPr>
      </w:pPr>
      <w:r w:rsidRPr="00906CBC">
        <w:rPr>
          <w:rFonts w:ascii="Gentium Basic" w:hAnsi="Gentium Basic"/>
          <w:b/>
          <w:sz w:val="28"/>
          <w:szCs w:val="28"/>
          <w:lang w:val="en-GB"/>
        </w:rPr>
        <w:lastRenderedPageBreak/>
        <w:t xml:space="preserve">Figures </w:t>
      </w:r>
    </w:p>
    <w:p w14:paraId="6416E73D" w14:textId="77777777" w:rsidR="003822D7" w:rsidRPr="005347B9" w:rsidRDefault="003822D7" w:rsidP="003822D7">
      <w:pPr>
        <w:spacing w:line="259" w:lineRule="auto"/>
        <w:contextualSpacing/>
        <w:rPr>
          <w:rFonts w:ascii="Segoe UI Semibold" w:hAnsi="Segoe UI Semibold" w:cs="Segoe UI Semibold"/>
          <w:sz w:val="28"/>
          <w:szCs w:val="28"/>
        </w:rPr>
      </w:pPr>
    </w:p>
    <w:p w14:paraId="5DB1F9DB" w14:textId="77777777" w:rsidR="003822D7" w:rsidRPr="005347B9" w:rsidRDefault="003822D7" w:rsidP="003822D7">
      <w:pPr>
        <w:spacing w:line="259" w:lineRule="auto"/>
        <w:contextualSpacing/>
        <w:rPr>
          <w:rFonts w:ascii="Segoe UI Semibold" w:hAnsi="Segoe UI Semibold" w:cs="Segoe UI Semibold"/>
          <w:sz w:val="28"/>
          <w:szCs w:val="28"/>
        </w:rPr>
      </w:pPr>
      <w:r>
        <w:rPr>
          <w:rFonts w:ascii="Segoe UI Semibold" w:hAnsi="Segoe UI Semibold" w:cs="Segoe UI Semibold"/>
          <w:sz w:val="28"/>
          <w:szCs w:val="28"/>
        </w:rPr>
        <w:t>A</w:t>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t xml:space="preserve">      </w:t>
      </w:r>
      <w:r w:rsidRPr="005347B9">
        <w:rPr>
          <w:rFonts w:ascii="Segoe UI Semibold" w:hAnsi="Segoe UI Semibold" w:cs="Segoe UI Semibold"/>
          <w:sz w:val="28"/>
          <w:szCs w:val="28"/>
        </w:rPr>
        <w:t>B</w:t>
      </w:r>
    </w:p>
    <w:p w14:paraId="0FCB3994" w14:textId="77777777" w:rsidR="003822D7" w:rsidRPr="00C36E2E" w:rsidRDefault="003822D7" w:rsidP="003822D7">
      <w:pPr>
        <w:spacing w:line="259" w:lineRule="auto"/>
        <w:contextualSpacing/>
        <w:rPr>
          <w:rFonts w:ascii="Gentium Basic" w:hAnsi="Gentium Basic" w:cs="Gentium Plus"/>
        </w:rPr>
      </w:pPr>
      <w:r>
        <w:rPr>
          <w:rFonts w:ascii="Gentium Basic" w:hAnsi="Gentium Basic" w:cs="Gentium Plus"/>
          <w:noProof/>
        </w:rPr>
        <w:drawing>
          <wp:inline distT="0" distB="0" distL="0" distR="0" wp14:anchorId="7B35FD63" wp14:editId="6146BE0B">
            <wp:extent cx="2231571" cy="3190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1571" cy="3190421"/>
                    </a:xfrm>
                    <a:prstGeom prst="rect">
                      <a:avLst/>
                    </a:prstGeom>
                    <a:noFill/>
                  </pic:spPr>
                </pic:pic>
              </a:graphicData>
            </a:graphic>
          </wp:inline>
        </w:drawing>
      </w:r>
      <w:r w:rsidRPr="00C36E2E">
        <w:rPr>
          <w:rFonts w:ascii="Gentium Basic" w:hAnsi="Gentium Basic" w:cs="Gentium Plus"/>
        </w:rPr>
        <w:t xml:space="preserve">       </w:t>
      </w:r>
      <w:r>
        <w:rPr>
          <w:rFonts w:ascii="Gentium Basic" w:hAnsi="Gentium Basic" w:cs="Gentium Plus"/>
          <w:noProof/>
        </w:rPr>
        <w:drawing>
          <wp:inline distT="0" distB="0" distL="0" distR="0" wp14:anchorId="71F5883B" wp14:editId="73783046">
            <wp:extent cx="4094480" cy="3095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169" b="-24713"/>
                    <a:stretch/>
                  </pic:blipFill>
                  <pic:spPr bwMode="auto">
                    <a:xfrm>
                      <a:off x="0" y="0"/>
                      <a:ext cx="4094946" cy="3095977"/>
                    </a:xfrm>
                    <a:prstGeom prst="rect">
                      <a:avLst/>
                    </a:prstGeom>
                    <a:noFill/>
                    <a:ln>
                      <a:noFill/>
                    </a:ln>
                    <a:extLst>
                      <a:ext uri="{53640926-AAD7-44D8-BBD7-CCE9431645EC}">
                        <a14:shadowObscured xmlns:a14="http://schemas.microsoft.com/office/drawing/2010/main"/>
                      </a:ext>
                    </a:extLst>
                  </pic:spPr>
                </pic:pic>
              </a:graphicData>
            </a:graphic>
          </wp:inline>
        </w:drawing>
      </w:r>
    </w:p>
    <w:p w14:paraId="026C8F47" w14:textId="77777777" w:rsidR="003822D7" w:rsidRDefault="003822D7" w:rsidP="003822D7">
      <w:pPr>
        <w:spacing w:line="259" w:lineRule="auto"/>
        <w:contextualSpacing/>
        <w:rPr>
          <w:rFonts w:ascii="Gentium Basic" w:hAnsi="Gentium Basic"/>
          <w:b/>
          <w:bCs/>
          <w:iCs/>
          <w:sz w:val="18"/>
          <w:szCs w:val="18"/>
        </w:rPr>
      </w:pPr>
    </w:p>
    <w:p w14:paraId="19C1463A" w14:textId="77777777" w:rsidR="003822D7" w:rsidRPr="00C36E2E" w:rsidRDefault="003822D7" w:rsidP="003822D7">
      <w:pPr>
        <w:spacing w:line="259" w:lineRule="auto"/>
        <w:contextualSpacing/>
        <w:rPr>
          <w:rFonts w:ascii="Gentium Basic" w:hAnsi="Gentium Basic"/>
          <w:iCs/>
          <w:sz w:val="26"/>
          <w:szCs w:val="26"/>
        </w:rPr>
      </w:pPr>
      <w:r w:rsidRPr="00C36E2E">
        <w:rPr>
          <w:rFonts w:ascii="Gentium Basic" w:hAnsi="Gentium Basic"/>
          <w:b/>
          <w:bCs/>
          <w:iCs/>
          <w:sz w:val="18"/>
          <w:szCs w:val="18"/>
        </w:rPr>
        <w:t>Fig.</w:t>
      </w:r>
      <w:r>
        <w:rPr>
          <w:rFonts w:ascii="Gentium Basic" w:hAnsi="Gentium Basic"/>
          <w:b/>
          <w:bCs/>
          <w:iCs/>
          <w:sz w:val="18"/>
          <w:szCs w:val="18"/>
        </w:rPr>
        <w:t xml:space="preserve"> 1.  The mouse model and tissue network</w:t>
      </w:r>
      <w:r w:rsidRPr="00C36E2E">
        <w:rPr>
          <w:rFonts w:ascii="Gentium Basic" w:hAnsi="Gentium Basic"/>
          <w:b/>
          <w:bCs/>
          <w:iCs/>
          <w:sz w:val="18"/>
          <w:szCs w:val="18"/>
        </w:rPr>
        <w:t xml:space="preserve"> used </w:t>
      </w:r>
      <w:r>
        <w:rPr>
          <w:rFonts w:ascii="Gentium Basic" w:hAnsi="Gentium Basic"/>
          <w:b/>
          <w:bCs/>
          <w:iCs/>
          <w:sz w:val="18"/>
          <w:szCs w:val="18"/>
        </w:rPr>
        <w:t>in the present study</w:t>
      </w:r>
      <w:r w:rsidRPr="00C36E2E">
        <w:rPr>
          <w:rFonts w:ascii="Gentium Basic" w:hAnsi="Gentium Basic"/>
          <w:b/>
          <w:bCs/>
          <w:iCs/>
          <w:sz w:val="18"/>
          <w:szCs w:val="18"/>
        </w:rPr>
        <w:t>.</w:t>
      </w:r>
      <w:r w:rsidRPr="00C36E2E">
        <w:rPr>
          <w:rFonts w:ascii="Gentium Basic" w:hAnsi="Gentium Basic"/>
          <w:iCs/>
          <w:sz w:val="18"/>
          <w:szCs w:val="18"/>
        </w:rPr>
        <w:t xml:space="preserve">  Panel </w:t>
      </w:r>
      <w:r w:rsidRPr="00C36E2E">
        <w:rPr>
          <w:rFonts w:ascii="Gentium Basic" w:hAnsi="Gentium Basic"/>
          <w:b/>
          <w:bCs/>
          <w:iCs/>
          <w:sz w:val="18"/>
          <w:szCs w:val="18"/>
        </w:rPr>
        <w:t>A</w:t>
      </w:r>
      <w:r w:rsidRPr="00C36E2E">
        <w:rPr>
          <w:rFonts w:ascii="Gentium Basic" w:hAnsi="Gentium Basic"/>
          <w:iCs/>
          <w:sz w:val="18"/>
          <w:szCs w:val="18"/>
        </w:rPr>
        <w:t xml:space="preserve">, Schematic representation of the mouse model showing the </w:t>
      </w:r>
      <w:r>
        <w:rPr>
          <w:rFonts w:ascii="Gentium Basic" w:hAnsi="Gentium Basic"/>
          <w:iCs/>
          <w:sz w:val="18"/>
          <w:szCs w:val="18"/>
        </w:rPr>
        <w:t>groups, pregnancies and weaning</w:t>
      </w:r>
      <w:r w:rsidRPr="00C36E2E">
        <w:rPr>
          <w:rFonts w:ascii="Gentium Basic" w:hAnsi="Gentium Basic"/>
          <w:iCs/>
          <w:sz w:val="18"/>
          <w:szCs w:val="18"/>
        </w:rPr>
        <w:t xml:space="preserve">.  Panel </w:t>
      </w:r>
      <w:r w:rsidRPr="00C36E2E">
        <w:rPr>
          <w:rFonts w:ascii="Gentium Basic" w:hAnsi="Gentium Basic"/>
          <w:b/>
          <w:bCs/>
          <w:iCs/>
          <w:sz w:val="18"/>
          <w:szCs w:val="18"/>
        </w:rPr>
        <w:t>B</w:t>
      </w:r>
      <w:r w:rsidRPr="00C36E2E">
        <w:rPr>
          <w:rFonts w:ascii="Gentium Basic" w:hAnsi="Gentium Basic"/>
          <w:iCs/>
          <w:sz w:val="18"/>
          <w:szCs w:val="18"/>
        </w:rPr>
        <w:t>, the network that describes t</w:t>
      </w:r>
      <w:r>
        <w:rPr>
          <w:rFonts w:ascii="Gentium Basic" w:hAnsi="Gentium Basic"/>
          <w:iCs/>
          <w:sz w:val="18"/>
          <w:szCs w:val="18"/>
        </w:rPr>
        <w:t>he lipid traffic associated with this model, including tissues whose activity is typically associated with diet-driven diabetes</w:t>
      </w:r>
      <w:r w:rsidRPr="00C36E2E">
        <w:rPr>
          <w:rFonts w:ascii="Gentium Basic" w:hAnsi="Gentium Basic"/>
          <w:iCs/>
          <w:sz w:val="18"/>
          <w:szCs w:val="18"/>
        </w:rPr>
        <w:t xml:space="preserve">.  The termini represent traffic flow </w:t>
      </w:r>
      <w:r>
        <w:rPr>
          <w:rFonts w:ascii="Gentium Basic" w:hAnsi="Gentium Basic"/>
          <w:iCs/>
          <w:sz w:val="18"/>
          <w:szCs w:val="18"/>
        </w:rPr>
        <w:t xml:space="preserve">from synthesis (liver), </w:t>
      </w:r>
      <w:r w:rsidRPr="00C36E2E">
        <w:rPr>
          <w:rFonts w:ascii="Gentium Basic" w:hAnsi="Gentium Basic"/>
          <w:iCs/>
          <w:sz w:val="18"/>
          <w:szCs w:val="18"/>
        </w:rPr>
        <w:t>for structural purposes (CNS), fatty acid oxidation (heart</w:t>
      </w:r>
      <w:r>
        <w:rPr>
          <w:rFonts w:ascii="Gentium Basic" w:hAnsi="Gentium Basic"/>
          <w:iCs/>
          <w:sz w:val="18"/>
          <w:szCs w:val="18"/>
        </w:rPr>
        <w:t>, vastus, liver</w:t>
      </w:r>
      <w:r w:rsidRPr="00C36E2E">
        <w:rPr>
          <w:rFonts w:ascii="Gentium Basic" w:hAnsi="Gentium Basic"/>
          <w:iCs/>
          <w:sz w:val="18"/>
          <w:szCs w:val="18"/>
        </w:rPr>
        <w:t xml:space="preserve">) and storage (adipose).  This metabolic relationship between tissues was used as the structure of the network for all analyses in the present study.  </w:t>
      </w:r>
      <w:r>
        <w:rPr>
          <w:rFonts w:ascii="Gentium Basic" w:hAnsi="Gentium Basic"/>
          <w:iCs/>
          <w:sz w:val="18"/>
          <w:szCs w:val="18"/>
        </w:rPr>
        <w:t xml:space="preserve">Lean </w:t>
      </w:r>
      <w:r w:rsidRPr="00C36E2E">
        <w:rPr>
          <w:rFonts w:ascii="Gentium Basic" w:hAnsi="Gentium Basic"/>
          <w:iCs/>
          <w:sz w:val="18"/>
          <w:szCs w:val="18"/>
        </w:rPr>
        <w:t xml:space="preserve">refers to </w:t>
      </w:r>
      <w:r>
        <w:rPr>
          <w:rFonts w:ascii="Gentium Basic" w:hAnsi="Gentium Basic"/>
          <w:iCs/>
          <w:sz w:val="18"/>
          <w:szCs w:val="18"/>
        </w:rPr>
        <w:t xml:space="preserve">mice fed exclusively </w:t>
      </w:r>
      <w:r w:rsidRPr="00C36E2E">
        <w:rPr>
          <w:rFonts w:ascii="Gentium Basic" w:hAnsi="Gentium Basic"/>
          <w:iCs/>
          <w:sz w:val="18"/>
          <w:szCs w:val="18"/>
        </w:rPr>
        <w:t xml:space="preserve">a diet of normal </w:t>
      </w:r>
      <w:r>
        <w:rPr>
          <w:rFonts w:ascii="Gentium Basic" w:hAnsi="Gentium Basic"/>
          <w:iCs/>
          <w:sz w:val="18"/>
          <w:szCs w:val="18"/>
        </w:rPr>
        <w:t xml:space="preserve">chow </w:t>
      </w:r>
      <w:r w:rsidRPr="00641EA3">
        <w:rPr>
          <w:rFonts w:ascii="Gentium Basic" w:hAnsi="Gentium Basic"/>
          <w:i/>
          <w:iCs/>
          <w:sz w:val="18"/>
          <w:szCs w:val="18"/>
        </w:rPr>
        <w:t>ad libitum</w:t>
      </w:r>
      <w:r>
        <w:rPr>
          <w:rFonts w:ascii="Gentium Basic" w:hAnsi="Gentium Basic"/>
          <w:iCs/>
          <w:sz w:val="18"/>
          <w:szCs w:val="18"/>
        </w:rPr>
        <w:t xml:space="preserve"> </w:t>
      </w:r>
      <w:r w:rsidRPr="00C36E2E">
        <w:rPr>
          <w:rFonts w:ascii="Gentium Basic" w:hAnsi="Gentium Basic"/>
          <w:iCs/>
          <w:sz w:val="18"/>
          <w:szCs w:val="18"/>
        </w:rPr>
        <w:t>where</w:t>
      </w:r>
      <w:r>
        <w:rPr>
          <w:rFonts w:ascii="Gentium Basic" w:hAnsi="Gentium Basic"/>
          <w:iCs/>
          <w:sz w:val="18"/>
          <w:szCs w:val="18"/>
        </w:rPr>
        <w:t>as</w:t>
      </w:r>
      <w:r w:rsidRPr="00C36E2E">
        <w:rPr>
          <w:rFonts w:ascii="Gentium Basic" w:hAnsi="Gentium Basic"/>
          <w:iCs/>
          <w:sz w:val="18"/>
          <w:szCs w:val="18"/>
        </w:rPr>
        <w:t xml:space="preserve"> </w:t>
      </w:r>
      <w:r>
        <w:rPr>
          <w:rFonts w:ascii="Gentium Basic" w:hAnsi="Gentium Basic"/>
          <w:iCs/>
          <w:sz w:val="18"/>
          <w:szCs w:val="18"/>
        </w:rPr>
        <w:t xml:space="preserve">Obese </w:t>
      </w:r>
      <w:r w:rsidRPr="00C36E2E">
        <w:rPr>
          <w:rFonts w:ascii="Gentium Basic" w:hAnsi="Gentium Basic"/>
          <w:iCs/>
          <w:sz w:val="18"/>
          <w:szCs w:val="18"/>
        </w:rPr>
        <w:t xml:space="preserve">refers to </w:t>
      </w:r>
      <w:r>
        <w:rPr>
          <w:rFonts w:ascii="Gentium Basic" w:hAnsi="Gentium Basic"/>
          <w:iCs/>
          <w:sz w:val="18"/>
          <w:szCs w:val="18"/>
        </w:rPr>
        <w:t>mice fed a high fat diet drawn from mainly dairy fat sources.</w:t>
      </w:r>
    </w:p>
    <w:p w14:paraId="26AFD1BA" w14:textId="77777777" w:rsidR="003822D7" w:rsidRDefault="003822D7" w:rsidP="003822D7">
      <w:pPr>
        <w:rPr>
          <w:rFonts w:ascii="Gentium Basic" w:hAnsi="Gentium Basic"/>
          <w:b/>
        </w:rPr>
      </w:pPr>
      <w:r>
        <w:rPr>
          <w:rFonts w:ascii="Gentium Basic" w:hAnsi="Gentium Basic"/>
          <w:b/>
        </w:rPr>
        <w:br w:type="page"/>
      </w:r>
    </w:p>
    <w:p w14:paraId="420D8EF5" w14:textId="79842D9F" w:rsidR="003822D7" w:rsidRDefault="003B01C5" w:rsidP="003822D7">
      <w:pPr>
        <w:rPr>
          <w:rFonts w:ascii="Gentium Basic" w:hAnsi="Gentium Basic"/>
          <w:b/>
        </w:rPr>
      </w:pPr>
      <w:r w:rsidRPr="003B01C5">
        <w:rPr>
          <w:rFonts w:ascii="Gentium Basic" w:hAnsi="Gentium Basic"/>
          <w:b/>
          <w:noProof/>
        </w:rPr>
        <w:lastRenderedPageBreak/>
        <w:drawing>
          <wp:inline distT="0" distB="0" distL="0" distR="0" wp14:anchorId="00F65D05" wp14:editId="7C9E5833">
            <wp:extent cx="6645910" cy="409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090035"/>
                    </a:xfrm>
                    <a:prstGeom prst="rect">
                      <a:avLst/>
                    </a:prstGeom>
                  </pic:spPr>
                </pic:pic>
              </a:graphicData>
            </a:graphic>
          </wp:inline>
        </w:drawing>
      </w:r>
      <w:r w:rsidR="00B76165">
        <w:rPr>
          <w:rStyle w:val="CommentReference"/>
          <w:lang w:eastAsia="en-US"/>
        </w:rPr>
        <w:commentReference w:id="55"/>
      </w:r>
    </w:p>
    <w:p w14:paraId="1D32244C" w14:textId="77777777" w:rsidR="003822D7" w:rsidRDefault="003822D7" w:rsidP="003822D7">
      <w:pPr>
        <w:spacing w:line="259" w:lineRule="auto"/>
        <w:contextualSpacing/>
        <w:rPr>
          <w:rFonts w:ascii="Segoe UI Semibold" w:hAnsi="Segoe UI Semibold" w:cs="Segoe UI Semibold"/>
          <w:sz w:val="28"/>
          <w:szCs w:val="28"/>
        </w:rPr>
      </w:pPr>
    </w:p>
    <w:p w14:paraId="27A7428A" w14:textId="77777777" w:rsidR="003822D7" w:rsidRPr="005347B9" w:rsidRDefault="003822D7" w:rsidP="003822D7">
      <w:pPr>
        <w:spacing w:line="259" w:lineRule="auto"/>
        <w:contextualSpacing/>
        <w:rPr>
          <w:rFonts w:ascii="Segoe UI Semibold" w:hAnsi="Segoe UI Semibold" w:cs="Segoe UI Semibold"/>
          <w:sz w:val="28"/>
          <w:szCs w:val="28"/>
        </w:rPr>
      </w:pPr>
      <w:r>
        <w:rPr>
          <w:rFonts w:ascii="Segoe UI Semibold" w:hAnsi="Segoe UI Semibold" w:cs="Segoe UI Semibold"/>
          <w:sz w:val="28"/>
          <w:szCs w:val="28"/>
        </w:rPr>
        <w:t>D</w:t>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r>
      <w:r>
        <w:rPr>
          <w:rFonts w:ascii="Segoe UI Semibold" w:hAnsi="Segoe UI Semibold" w:cs="Segoe UI Semibold"/>
          <w:sz w:val="28"/>
          <w:szCs w:val="28"/>
        </w:rPr>
        <w:tab/>
        <w:t xml:space="preserve">      E</w:t>
      </w:r>
    </w:p>
    <w:p w14:paraId="56B0742F" w14:textId="77777777" w:rsidR="003822D7" w:rsidRDefault="003822D7" w:rsidP="003822D7">
      <w:pPr>
        <w:spacing w:line="259" w:lineRule="auto"/>
        <w:contextualSpacing/>
        <w:rPr>
          <w:rFonts w:ascii="Gentium Basic" w:hAnsi="Gentium Basic"/>
          <w:b/>
        </w:rPr>
      </w:pPr>
      <w:r>
        <w:rPr>
          <w:rFonts w:ascii="Gentium Basic" w:hAnsi="Gentium Basic"/>
          <w:b/>
          <w:noProof/>
        </w:rPr>
        <w:drawing>
          <wp:inline distT="0" distB="0" distL="0" distR="0" wp14:anchorId="590A4BDE" wp14:editId="7B0D6B6C">
            <wp:extent cx="2889573" cy="2720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9504"/>
                    <a:stretch/>
                  </pic:blipFill>
                  <pic:spPr bwMode="auto">
                    <a:xfrm>
                      <a:off x="0" y="0"/>
                      <a:ext cx="2898387" cy="272927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Gentium Basic" w:hAnsi="Gentium Basic"/>
          <w:b/>
        </w:rPr>
        <w:t xml:space="preserve">      </w:t>
      </w:r>
      <w:r w:rsidRPr="0038774C">
        <w:rPr>
          <w:rFonts w:ascii="Gentium Basic" w:hAnsi="Gentium Basic"/>
          <w:b/>
          <w:noProof/>
        </w:rPr>
        <w:drawing>
          <wp:inline distT="0" distB="0" distL="0" distR="0" wp14:anchorId="4CDEFE07" wp14:editId="21C42CAF">
            <wp:extent cx="2904978" cy="2650490"/>
            <wp:effectExtent l="0" t="0" r="0" b="0"/>
            <wp:docPr id="10" name="Picture 9">
              <a:extLst xmlns:a="http://schemas.openxmlformats.org/drawingml/2006/main">
                <a:ext uri="{FF2B5EF4-FFF2-40B4-BE49-F238E27FC236}">
                  <a16:creationId xmlns:a16="http://schemas.microsoft.com/office/drawing/2014/main" id="{05D62943-8FB5-1B49-AB3D-E79A2F160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5D62943-8FB5-1B49-AB3D-E79A2F160B50}"/>
                        </a:ext>
                      </a:extLst>
                    </pic:cNvPr>
                    <pic:cNvPicPr>
                      <a:picLocks noChangeAspect="1"/>
                    </pic:cNvPicPr>
                  </pic:nvPicPr>
                  <pic:blipFill rotWithShape="1">
                    <a:blip r:embed="rId21"/>
                    <a:srcRect t="11455"/>
                    <a:stretch/>
                  </pic:blipFill>
                  <pic:spPr bwMode="auto">
                    <a:xfrm>
                      <a:off x="0" y="0"/>
                      <a:ext cx="2940509" cy="2682908"/>
                    </a:xfrm>
                    <a:prstGeom prst="rect">
                      <a:avLst/>
                    </a:prstGeom>
                    <a:ln>
                      <a:noFill/>
                    </a:ln>
                    <a:extLst>
                      <a:ext uri="{53640926-AAD7-44D8-BBD7-CCE9431645EC}">
                        <a14:shadowObscured xmlns:a14="http://schemas.microsoft.com/office/drawing/2010/main"/>
                      </a:ext>
                    </a:extLst>
                  </pic:spPr>
                </pic:pic>
              </a:graphicData>
            </a:graphic>
          </wp:inline>
        </w:drawing>
      </w:r>
    </w:p>
    <w:p w14:paraId="4A6616ED" w14:textId="77777777" w:rsidR="003822D7" w:rsidRDefault="003822D7" w:rsidP="003822D7">
      <w:pPr>
        <w:rPr>
          <w:rFonts w:ascii="Gentium Basic" w:hAnsi="Gentium Basic"/>
          <w:b/>
          <w:bCs/>
          <w:iCs/>
          <w:sz w:val="18"/>
          <w:szCs w:val="18"/>
        </w:rPr>
      </w:pPr>
    </w:p>
    <w:p w14:paraId="6715A14F" w14:textId="77777777" w:rsidR="001748EA" w:rsidRDefault="001748EA" w:rsidP="001748EA">
      <w:pPr>
        <w:spacing w:line="259" w:lineRule="auto"/>
        <w:contextualSpacing/>
        <w:rPr>
          <w:rFonts w:ascii="Gentium Basic" w:hAnsi="Gentium Basic"/>
          <w:iCs/>
          <w:sz w:val="18"/>
          <w:szCs w:val="18"/>
        </w:rPr>
      </w:pPr>
      <w:r w:rsidRPr="00E92A42">
        <w:rPr>
          <w:rFonts w:ascii="Gentium Basic" w:hAnsi="Gentium Basic"/>
          <w:b/>
          <w:bCs/>
          <w:iCs/>
          <w:sz w:val="18"/>
          <w:szCs w:val="18"/>
        </w:rPr>
        <w:t xml:space="preserve">Fig. 2.  </w:t>
      </w:r>
      <w:r>
        <w:rPr>
          <w:rFonts w:ascii="Gentium Basic" w:hAnsi="Gentium Basic"/>
          <w:b/>
          <w:bCs/>
          <w:iCs/>
          <w:sz w:val="18"/>
          <w:szCs w:val="18"/>
        </w:rPr>
        <w:t xml:space="preserve">Glucose tolerance test </w:t>
      </w:r>
      <w:r w:rsidRPr="00E92A42">
        <w:rPr>
          <w:rFonts w:ascii="Gentium Basic" w:hAnsi="Gentium Basic"/>
          <w:b/>
          <w:bCs/>
          <w:iCs/>
          <w:sz w:val="18"/>
          <w:szCs w:val="18"/>
        </w:rPr>
        <w:t xml:space="preserve">and </w:t>
      </w:r>
      <w:r>
        <w:rPr>
          <w:rFonts w:ascii="Gentium Basic" w:hAnsi="Gentium Basic"/>
          <w:b/>
          <w:bCs/>
          <w:iCs/>
          <w:sz w:val="18"/>
          <w:szCs w:val="18"/>
        </w:rPr>
        <w:t xml:space="preserve">gross </w:t>
      </w:r>
      <w:r w:rsidRPr="00E92A42">
        <w:rPr>
          <w:rFonts w:ascii="Gentium Basic" w:hAnsi="Gentium Basic"/>
          <w:b/>
          <w:bCs/>
          <w:iCs/>
          <w:sz w:val="18"/>
          <w:szCs w:val="18"/>
        </w:rPr>
        <w:t>body composition of the mouse model at the time of tissue collection.</w:t>
      </w:r>
      <w:r w:rsidRPr="00E92A42">
        <w:rPr>
          <w:rFonts w:ascii="Gentium Basic" w:hAnsi="Gentium Basic"/>
          <w:iCs/>
          <w:sz w:val="18"/>
          <w:szCs w:val="18"/>
        </w:rPr>
        <w:t xml:space="preserve">  Panel </w:t>
      </w:r>
      <w:r w:rsidRPr="00E92A42">
        <w:rPr>
          <w:rFonts w:ascii="Gentium Basic" w:hAnsi="Gentium Basic"/>
          <w:b/>
          <w:bCs/>
          <w:iCs/>
          <w:sz w:val="18"/>
          <w:szCs w:val="18"/>
        </w:rPr>
        <w:t>A</w:t>
      </w:r>
      <w:r w:rsidRPr="00E92A42">
        <w:rPr>
          <w:rFonts w:ascii="Gentium Basic" w:hAnsi="Gentium Basic"/>
          <w:iCs/>
          <w:sz w:val="18"/>
          <w:szCs w:val="18"/>
        </w:rPr>
        <w:t xml:space="preserve">, </w:t>
      </w:r>
      <w:r>
        <w:rPr>
          <w:rFonts w:ascii="Gentium Basic" w:hAnsi="Gentium Basic"/>
          <w:iCs/>
          <w:sz w:val="18"/>
          <w:szCs w:val="18"/>
        </w:rPr>
        <w:t>Blood glucose concentrations</w:t>
      </w:r>
      <w:r w:rsidRPr="00E92A42">
        <w:rPr>
          <w:rFonts w:ascii="Gentium Basic" w:hAnsi="Gentium Basic"/>
          <w:iCs/>
          <w:sz w:val="18"/>
          <w:szCs w:val="18"/>
        </w:rPr>
        <w:t xml:space="preserve"> in post-weaning dams </w:t>
      </w:r>
      <w:r>
        <w:rPr>
          <w:rFonts w:ascii="Gentium Basic" w:hAnsi="Gentium Basic"/>
          <w:iCs/>
          <w:sz w:val="18"/>
          <w:szCs w:val="18"/>
        </w:rPr>
        <w:t>during a glucose tolerance test (GTT)</w:t>
      </w:r>
      <w:r w:rsidRPr="00E92A42">
        <w:rPr>
          <w:rFonts w:ascii="Gentium Basic" w:hAnsi="Gentium Basic"/>
          <w:iCs/>
          <w:sz w:val="18"/>
          <w:szCs w:val="18"/>
        </w:rPr>
        <w:t xml:space="preserve">.  Panel </w:t>
      </w:r>
      <w:r w:rsidRPr="00E92A42">
        <w:rPr>
          <w:rFonts w:ascii="Gentium Basic" w:hAnsi="Gentium Basic"/>
          <w:b/>
          <w:bCs/>
          <w:iCs/>
          <w:sz w:val="18"/>
          <w:szCs w:val="18"/>
        </w:rPr>
        <w:t>B</w:t>
      </w:r>
      <w:r w:rsidRPr="00E92A42">
        <w:rPr>
          <w:rFonts w:ascii="Gentium Basic" w:hAnsi="Gentium Basic"/>
          <w:iCs/>
          <w:sz w:val="18"/>
          <w:szCs w:val="18"/>
        </w:rPr>
        <w:t xml:space="preserve">, </w:t>
      </w:r>
      <w:r>
        <w:rPr>
          <w:rFonts w:ascii="Gentium Basic" w:hAnsi="Gentium Basic"/>
          <w:iCs/>
          <w:sz w:val="18"/>
          <w:szCs w:val="18"/>
        </w:rPr>
        <w:t xml:space="preserve">Glucose </w:t>
      </w:r>
      <w:r w:rsidRPr="009F3C5B">
        <w:rPr>
          <w:rFonts w:ascii="Gentium Basic" w:hAnsi="Gentium Basic"/>
          <w:iCs/>
          <w:sz w:val="18"/>
          <w:szCs w:val="18"/>
        </w:rPr>
        <w:t>a</w:t>
      </w:r>
      <w:r w:rsidRPr="007F536D">
        <w:rPr>
          <w:rFonts w:ascii="Gentium Basic" w:hAnsi="Gentium Basic"/>
          <w:iCs/>
          <w:sz w:val="18"/>
          <w:szCs w:val="18"/>
        </w:rPr>
        <w:t>rea under the curve</w:t>
      </w:r>
      <w:r>
        <w:rPr>
          <w:rFonts w:ascii="Gentium Basic" w:hAnsi="Gentium Basic"/>
          <w:iCs/>
          <w:sz w:val="18"/>
          <w:szCs w:val="18"/>
        </w:rPr>
        <w:t xml:space="preserve"> </w:t>
      </w:r>
      <w:r w:rsidRPr="007F536D">
        <w:rPr>
          <w:rFonts w:ascii="Gentium Basic" w:hAnsi="Gentium Basic"/>
          <w:iCs/>
          <w:sz w:val="18"/>
          <w:szCs w:val="18"/>
        </w:rPr>
        <w:t>during the GTT</w:t>
      </w:r>
      <w:r w:rsidRPr="00E92A42">
        <w:rPr>
          <w:rFonts w:ascii="Gentium Basic" w:hAnsi="Gentium Basic"/>
          <w:iCs/>
          <w:sz w:val="18"/>
          <w:szCs w:val="18"/>
        </w:rPr>
        <w:t xml:space="preserve">.  Panel </w:t>
      </w:r>
      <w:r w:rsidRPr="00E92A42">
        <w:rPr>
          <w:rFonts w:ascii="Gentium Basic" w:hAnsi="Gentium Basic"/>
          <w:b/>
          <w:iCs/>
          <w:sz w:val="18"/>
          <w:szCs w:val="18"/>
        </w:rPr>
        <w:t>C</w:t>
      </w:r>
      <w:r w:rsidRPr="00E92A42">
        <w:rPr>
          <w:rFonts w:ascii="Gentium Basic" w:hAnsi="Gentium Basic"/>
          <w:iCs/>
          <w:sz w:val="18"/>
          <w:szCs w:val="18"/>
        </w:rPr>
        <w:t>, Insulin</w:t>
      </w:r>
      <w:r>
        <w:rPr>
          <w:rFonts w:ascii="Gentium Basic" w:hAnsi="Gentium Basic"/>
          <w:iCs/>
          <w:sz w:val="18"/>
          <w:szCs w:val="18"/>
        </w:rPr>
        <w:t xml:space="preserve"> concentrations in dams’ plasma at basal (0), 15 and 30 minutes post glucose challenge and calculated fasting HOMA-IR (0 min). </w:t>
      </w:r>
      <w:r w:rsidRPr="00E92A42">
        <w:rPr>
          <w:rFonts w:ascii="Gentium Basic" w:hAnsi="Gentium Basic"/>
          <w:iCs/>
          <w:sz w:val="18"/>
          <w:szCs w:val="18"/>
        </w:rPr>
        <w:t xml:space="preserve">  Panel </w:t>
      </w:r>
      <w:r w:rsidRPr="00E92A42">
        <w:rPr>
          <w:rFonts w:ascii="Gentium Basic" w:hAnsi="Gentium Basic"/>
          <w:b/>
          <w:bCs/>
          <w:iCs/>
          <w:sz w:val="18"/>
          <w:szCs w:val="18"/>
        </w:rPr>
        <w:t>D</w:t>
      </w:r>
      <w:r w:rsidRPr="00E92A42">
        <w:rPr>
          <w:rFonts w:ascii="Gentium Basic" w:hAnsi="Gentium Basic"/>
          <w:iCs/>
          <w:sz w:val="18"/>
          <w:szCs w:val="18"/>
        </w:rPr>
        <w:t xml:space="preserve">, Dam bodyweight at weaning.  Panel </w:t>
      </w:r>
      <w:r w:rsidRPr="00E92A42">
        <w:rPr>
          <w:rFonts w:ascii="Gentium Basic" w:hAnsi="Gentium Basic"/>
          <w:b/>
          <w:bCs/>
          <w:iCs/>
          <w:sz w:val="18"/>
          <w:szCs w:val="18"/>
        </w:rPr>
        <w:t>E</w:t>
      </w:r>
      <w:r w:rsidRPr="00E92A42">
        <w:rPr>
          <w:rFonts w:ascii="Gentium Basic" w:hAnsi="Gentium Basic"/>
          <w:iCs/>
          <w:sz w:val="18"/>
          <w:szCs w:val="18"/>
        </w:rPr>
        <w:t xml:space="preserve">, Dam fat mass as a percentage of bodyweight at weaning. The </w:t>
      </w:r>
      <w:r w:rsidRPr="00E92A42">
        <w:rPr>
          <w:rFonts w:ascii="Gentium Basic" w:hAnsi="Gentium Basic"/>
          <w:i/>
          <w:sz w:val="18"/>
          <w:szCs w:val="18"/>
        </w:rPr>
        <w:t xml:space="preserve">p </w:t>
      </w:r>
      <w:r w:rsidRPr="00E92A42">
        <w:rPr>
          <w:rFonts w:ascii="Gentium Basic" w:hAnsi="Gentium Basic"/>
          <w:iCs/>
          <w:sz w:val="18"/>
          <w:szCs w:val="18"/>
        </w:rPr>
        <w:t>values</w:t>
      </w:r>
      <w:r>
        <w:rPr>
          <w:rFonts w:ascii="Gentium Basic" w:hAnsi="Gentium Basic"/>
          <w:iCs/>
          <w:sz w:val="18"/>
          <w:szCs w:val="18"/>
        </w:rPr>
        <w:t xml:space="preserve"> are based on unpaired Student </w:t>
      </w:r>
      <w:r w:rsidRPr="001748EA">
        <w:rPr>
          <w:rFonts w:ascii="Gentium Basic" w:hAnsi="Gentium Basic"/>
          <w:i/>
          <w:iCs/>
          <w:sz w:val="18"/>
          <w:szCs w:val="18"/>
        </w:rPr>
        <w:t>t</w:t>
      </w:r>
      <w:r>
        <w:rPr>
          <w:rFonts w:ascii="Gentium Basic" w:hAnsi="Gentium Basic"/>
          <w:iCs/>
          <w:sz w:val="18"/>
          <w:szCs w:val="18"/>
        </w:rPr>
        <w:t xml:space="preserve">-tests between the lean and obese groups </w:t>
      </w:r>
      <w:r w:rsidRPr="00E92A42">
        <w:rPr>
          <w:rFonts w:ascii="Gentium Basic" w:hAnsi="Gentium Basic"/>
          <w:iCs/>
          <w:sz w:val="18"/>
          <w:szCs w:val="18"/>
        </w:rPr>
        <w:t xml:space="preserve">for comparisons given above braces between distributions.  I.P., Intra-peritoneal; HOMA-IR, HOmeostatic Model Assessment for Insulin Resistance.  </w:t>
      </w:r>
    </w:p>
    <w:p w14:paraId="5A8BA827" w14:textId="77777777" w:rsidR="003822D7" w:rsidRDefault="003822D7" w:rsidP="003822D7">
      <w:pPr>
        <w:rPr>
          <w:rFonts w:ascii="Gentium Basic" w:hAnsi="Gentium Basic"/>
          <w:b/>
        </w:rPr>
      </w:pPr>
    </w:p>
    <w:p w14:paraId="3ABECE17" w14:textId="77777777" w:rsidR="003822D7" w:rsidRDefault="003822D7" w:rsidP="003822D7">
      <w:pPr>
        <w:rPr>
          <w:rFonts w:ascii="Gentium Basic" w:hAnsi="Gentium Basic"/>
          <w:b/>
        </w:rPr>
      </w:pPr>
      <w:r>
        <w:rPr>
          <w:rFonts w:ascii="Gentium Basic" w:hAnsi="Gentium Basic"/>
          <w:b/>
        </w:rPr>
        <w:br w:type="page"/>
      </w:r>
    </w:p>
    <w:p w14:paraId="44F50DBD" w14:textId="77777777" w:rsidR="003822D7" w:rsidRDefault="003822D7" w:rsidP="003822D7">
      <w:pPr>
        <w:rPr>
          <w:rFonts w:ascii="Gentium Basic" w:hAnsi="Gentium Basic"/>
          <w:b/>
        </w:rPr>
      </w:pPr>
      <w:r w:rsidRPr="005E28C5">
        <w:rPr>
          <w:rFonts w:ascii="Gentium Basic" w:hAnsi="Gentium Basic"/>
          <w:noProof/>
          <w:sz w:val="18"/>
          <w:szCs w:val="18"/>
        </w:rPr>
        <w:lastRenderedPageBreak/>
        <w:drawing>
          <wp:inline distT="0" distB="0" distL="0" distR="0" wp14:anchorId="7DF2FCC1" wp14:editId="6DD76761">
            <wp:extent cx="4876016" cy="2789555"/>
            <wp:effectExtent l="0" t="0" r="1270" b="0"/>
            <wp:docPr id="9" name="Picture 8">
              <a:extLst xmlns:a="http://schemas.openxmlformats.org/drawingml/2006/main">
                <a:ext uri="{FF2B5EF4-FFF2-40B4-BE49-F238E27FC236}">
                  <a16:creationId xmlns:a16="http://schemas.microsoft.com/office/drawing/2014/main" id="{6FC51243-EE59-AC4C-A55A-B7A9F92BE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FC51243-EE59-AC4C-A55A-B7A9F92BE2F8}"/>
                        </a:ext>
                      </a:extLst>
                    </pic:cNvPr>
                    <pic:cNvPicPr>
                      <a:picLocks noChangeAspect="1"/>
                    </pic:cNvPicPr>
                  </pic:nvPicPr>
                  <pic:blipFill rotWithShape="1">
                    <a:blip r:embed="rId22"/>
                    <a:srcRect t="12017"/>
                    <a:stretch/>
                  </pic:blipFill>
                  <pic:spPr bwMode="auto">
                    <a:xfrm>
                      <a:off x="0" y="0"/>
                      <a:ext cx="4925804" cy="2818039"/>
                    </a:xfrm>
                    <a:prstGeom prst="rect">
                      <a:avLst/>
                    </a:prstGeom>
                    <a:ln>
                      <a:noFill/>
                    </a:ln>
                    <a:extLst>
                      <a:ext uri="{53640926-AAD7-44D8-BBD7-CCE9431645EC}">
                        <a14:shadowObscured xmlns:a14="http://schemas.microsoft.com/office/drawing/2010/main"/>
                      </a:ext>
                    </a:extLst>
                  </pic:spPr>
                </pic:pic>
              </a:graphicData>
            </a:graphic>
          </wp:inline>
        </w:drawing>
      </w:r>
    </w:p>
    <w:p w14:paraId="081CED25" w14:textId="77777777" w:rsidR="003822D7" w:rsidRDefault="003822D7" w:rsidP="003822D7">
      <w:pPr>
        <w:rPr>
          <w:rFonts w:ascii="Gentium Basic" w:hAnsi="Gentium Basic"/>
          <w:b/>
          <w:bCs/>
          <w:iCs/>
          <w:sz w:val="18"/>
          <w:szCs w:val="18"/>
        </w:rPr>
      </w:pPr>
    </w:p>
    <w:p w14:paraId="58C263FB" w14:textId="77777777" w:rsidR="003822D7" w:rsidRDefault="003822D7" w:rsidP="003822D7">
      <w:pPr>
        <w:rPr>
          <w:rFonts w:ascii="Gentium Basic" w:hAnsi="Gentium Basic"/>
          <w:iCs/>
          <w:sz w:val="18"/>
          <w:szCs w:val="18"/>
        </w:rPr>
      </w:pPr>
      <w:r w:rsidRPr="00C36E2E">
        <w:rPr>
          <w:rFonts w:ascii="Gentium Basic" w:hAnsi="Gentium Basic"/>
          <w:b/>
          <w:bCs/>
          <w:iCs/>
          <w:sz w:val="18"/>
          <w:szCs w:val="18"/>
        </w:rPr>
        <w:t>Fig.</w:t>
      </w:r>
      <w:r>
        <w:rPr>
          <w:rFonts w:ascii="Gentium Basic" w:hAnsi="Gentium Basic"/>
          <w:b/>
          <w:bCs/>
          <w:iCs/>
          <w:sz w:val="18"/>
          <w:szCs w:val="18"/>
        </w:rPr>
        <w:t xml:space="preserve"> 3.  Clinical lipid measures</w:t>
      </w:r>
      <w:r w:rsidRPr="00C36E2E">
        <w:rPr>
          <w:rFonts w:ascii="Gentium Basic" w:hAnsi="Gentium Basic"/>
          <w:b/>
          <w:bCs/>
          <w:iCs/>
          <w:sz w:val="18"/>
          <w:szCs w:val="18"/>
        </w:rPr>
        <w:t>.</w:t>
      </w:r>
      <w:r w:rsidRPr="00C36E2E">
        <w:rPr>
          <w:rFonts w:ascii="Gentium Basic" w:hAnsi="Gentium Basic"/>
          <w:iCs/>
          <w:sz w:val="18"/>
          <w:szCs w:val="18"/>
        </w:rPr>
        <w:t xml:space="preserve">  </w:t>
      </w:r>
      <w:r>
        <w:rPr>
          <w:rFonts w:ascii="Gentium Basic" w:hAnsi="Gentium Basic"/>
          <w:iCs/>
          <w:sz w:val="18"/>
          <w:szCs w:val="18"/>
        </w:rPr>
        <w:t xml:space="preserve">Values </w:t>
      </w:r>
      <w:r w:rsidRPr="00896CA3">
        <w:rPr>
          <w:rFonts w:ascii="Gentium Basic" w:hAnsi="Gentium Basic"/>
          <w:iCs/>
          <w:sz w:val="18"/>
          <w:szCs w:val="18"/>
        </w:rPr>
        <w:t xml:space="preserve">given in </w:t>
      </w:r>
      <w:r w:rsidRPr="00896CA3">
        <w:rPr>
          <w:rFonts w:ascii="Gentium Basic" w:hAnsi="Gentium Basic"/>
          <w:i/>
          <w:sz w:val="18"/>
          <w:szCs w:val="18"/>
        </w:rPr>
        <w:t>Table S1</w:t>
      </w:r>
      <w:r w:rsidRPr="00896CA3">
        <w:rPr>
          <w:rFonts w:ascii="Gentium Basic" w:hAnsi="Gentium Basic"/>
          <w:iCs/>
          <w:sz w:val="18"/>
          <w:szCs w:val="18"/>
        </w:rPr>
        <w:t>. The</w:t>
      </w:r>
      <w:r>
        <w:rPr>
          <w:rFonts w:ascii="Gentium Basic" w:hAnsi="Gentium Basic"/>
          <w:iCs/>
          <w:sz w:val="18"/>
          <w:szCs w:val="18"/>
        </w:rPr>
        <w:t xml:space="preserve"> </w:t>
      </w:r>
      <w:r>
        <w:rPr>
          <w:rFonts w:ascii="Gentium Basic" w:hAnsi="Gentium Basic"/>
          <w:i/>
          <w:sz w:val="18"/>
          <w:szCs w:val="18"/>
        </w:rPr>
        <w:t xml:space="preserve">p </w:t>
      </w:r>
      <w:r>
        <w:rPr>
          <w:rFonts w:ascii="Gentium Basic" w:hAnsi="Gentium Basic"/>
          <w:iCs/>
          <w:sz w:val="18"/>
          <w:szCs w:val="18"/>
        </w:rPr>
        <w:t xml:space="preserve">values for comparisons given above braces between distributions.  Chol, cholesterol.  </w:t>
      </w:r>
    </w:p>
    <w:p w14:paraId="34826F39" w14:textId="77777777" w:rsidR="003822D7" w:rsidRDefault="003822D7" w:rsidP="003822D7">
      <w:pPr>
        <w:rPr>
          <w:rFonts w:ascii="Gentium Basic" w:hAnsi="Gentium Basic"/>
          <w:iCs/>
          <w:sz w:val="18"/>
          <w:szCs w:val="18"/>
        </w:rPr>
      </w:pPr>
    </w:p>
    <w:p w14:paraId="0AF1ABC9" w14:textId="77777777" w:rsidR="003822D7" w:rsidRDefault="003822D7" w:rsidP="003822D7">
      <w:pPr>
        <w:rPr>
          <w:rFonts w:ascii="Gentium Basic" w:hAnsi="Gentium Basic"/>
          <w:iCs/>
          <w:sz w:val="18"/>
          <w:szCs w:val="18"/>
        </w:rPr>
      </w:pPr>
      <w:r>
        <w:rPr>
          <w:rFonts w:ascii="Gentium Basic" w:hAnsi="Gentium Basic"/>
          <w:iCs/>
          <w:sz w:val="18"/>
          <w:szCs w:val="18"/>
        </w:rPr>
        <w:br w:type="page"/>
      </w:r>
    </w:p>
    <w:p w14:paraId="7457FBD5" w14:textId="77777777" w:rsidR="003822D7" w:rsidRPr="005F48A2" w:rsidRDefault="003822D7" w:rsidP="003822D7">
      <w:pPr>
        <w:rPr>
          <w:rFonts w:ascii="Segoe UI Semibold" w:hAnsi="Segoe UI Semibold" w:cs="Segoe UI Semibold"/>
          <w:iCs/>
          <w:sz w:val="28"/>
          <w:szCs w:val="28"/>
        </w:rPr>
      </w:pPr>
      <w:r w:rsidRPr="005F48A2">
        <w:rPr>
          <w:rFonts w:ascii="Segoe UI Semibold" w:hAnsi="Segoe UI Semibold" w:cs="Segoe UI Semibold"/>
          <w:iCs/>
          <w:sz w:val="28"/>
          <w:szCs w:val="28"/>
        </w:rPr>
        <w:lastRenderedPageBreak/>
        <w:t>A</w:t>
      </w:r>
    </w:p>
    <w:p w14:paraId="6E6514F6" w14:textId="77777777" w:rsidR="003822D7" w:rsidRDefault="003822D7" w:rsidP="003822D7">
      <w:pPr>
        <w:rPr>
          <w:rFonts w:ascii="Gentium Basic" w:hAnsi="Gentium Basic"/>
          <w:iCs/>
          <w:sz w:val="18"/>
          <w:szCs w:val="18"/>
        </w:rPr>
      </w:pPr>
      <w:r>
        <w:rPr>
          <w:rFonts w:ascii="Gentium Basic" w:hAnsi="Gentium Basic"/>
          <w:iCs/>
          <w:noProof/>
          <w:sz w:val="18"/>
          <w:szCs w:val="18"/>
        </w:rPr>
        <w:drawing>
          <wp:inline distT="0" distB="0" distL="0" distR="0" wp14:anchorId="7BA5EA66" wp14:editId="271E3621">
            <wp:extent cx="3960000" cy="3238030"/>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3238030"/>
                    </a:xfrm>
                    <a:prstGeom prst="rect">
                      <a:avLst/>
                    </a:prstGeom>
                    <a:noFill/>
                  </pic:spPr>
                </pic:pic>
              </a:graphicData>
            </a:graphic>
          </wp:inline>
        </w:drawing>
      </w:r>
    </w:p>
    <w:p w14:paraId="36E20180" w14:textId="77777777" w:rsidR="003822D7" w:rsidRDefault="003822D7" w:rsidP="003822D7">
      <w:pPr>
        <w:rPr>
          <w:rFonts w:ascii="Segoe UI Semibold" w:hAnsi="Segoe UI Semibold" w:cs="Segoe UI Semibold"/>
          <w:iCs/>
        </w:rPr>
      </w:pPr>
    </w:p>
    <w:p w14:paraId="17606724" w14:textId="77777777" w:rsidR="003822D7" w:rsidRPr="005F48A2" w:rsidRDefault="003822D7" w:rsidP="003822D7">
      <w:pPr>
        <w:rPr>
          <w:rFonts w:ascii="Segoe UI Semibold" w:hAnsi="Segoe UI Semibold" w:cs="Segoe UI Semibold"/>
          <w:iCs/>
          <w:sz w:val="28"/>
          <w:szCs w:val="28"/>
        </w:rPr>
      </w:pPr>
      <w:r w:rsidRPr="005F48A2">
        <w:rPr>
          <w:rFonts w:ascii="Segoe UI Semibold" w:hAnsi="Segoe UI Semibold" w:cs="Segoe UI Semibold"/>
          <w:iCs/>
          <w:sz w:val="28"/>
          <w:szCs w:val="28"/>
        </w:rPr>
        <w:t>B</w:t>
      </w:r>
    </w:p>
    <w:p w14:paraId="6861892C" w14:textId="77777777" w:rsidR="003822D7" w:rsidRDefault="003822D7" w:rsidP="003822D7">
      <w:pPr>
        <w:rPr>
          <w:rFonts w:ascii="Gentium Basic" w:hAnsi="Gentium Basic"/>
          <w:iCs/>
          <w:sz w:val="18"/>
          <w:szCs w:val="18"/>
        </w:rPr>
      </w:pPr>
      <w:r>
        <w:rPr>
          <w:rFonts w:ascii="Gentium Basic" w:hAnsi="Gentium Basic"/>
          <w:iCs/>
          <w:noProof/>
          <w:sz w:val="18"/>
          <w:szCs w:val="18"/>
        </w:rPr>
        <w:drawing>
          <wp:inline distT="0" distB="0" distL="0" distR="0" wp14:anchorId="4D0F5931" wp14:editId="60DD9865">
            <wp:extent cx="3960000" cy="348820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343" r="9361"/>
                    <a:stretch/>
                  </pic:blipFill>
                  <pic:spPr bwMode="auto">
                    <a:xfrm>
                      <a:off x="0" y="0"/>
                      <a:ext cx="3960000" cy="3488209"/>
                    </a:xfrm>
                    <a:prstGeom prst="rect">
                      <a:avLst/>
                    </a:prstGeom>
                    <a:noFill/>
                    <a:ln>
                      <a:noFill/>
                    </a:ln>
                    <a:extLst>
                      <a:ext uri="{53640926-AAD7-44D8-BBD7-CCE9431645EC}">
                        <a14:shadowObscured xmlns:a14="http://schemas.microsoft.com/office/drawing/2010/main"/>
                      </a:ext>
                    </a:extLst>
                  </pic:spPr>
                </pic:pic>
              </a:graphicData>
            </a:graphic>
          </wp:inline>
        </w:drawing>
      </w:r>
    </w:p>
    <w:p w14:paraId="00D84690" w14:textId="77777777" w:rsidR="003822D7" w:rsidRDefault="003822D7" w:rsidP="003822D7">
      <w:pPr>
        <w:rPr>
          <w:rFonts w:ascii="Gentium Basic" w:hAnsi="Gentium Basic"/>
          <w:iCs/>
          <w:sz w:val="18"/>
          <w:szCs w:val="18"/>
        </w:rPr>
      </w:pPr>
    </w:p>
    <w:p w14:paraId="0417B32B" w14:textId="77777777" w:rsidR="003822D7" w:rsidRDefault="003822D7" w:rsidP="003822D7">
      <w:pPr>
        <w:rPr>
          <w:rFonts w:ascii="Gentium Basic" w:hAnsi="Gentium Basic"/>
          <w:iCs/>
          <w:sz w:val="18"/>
          <w:szCs w:val="18"/>
        </w:rPr>
      </w:pPr>
      <w:r w:rsidRPr="00C36E2E">
        <w:rPr>
          <w:rFonts w:ascii="Gentium Basic" w:hAnsi="Gentium Basic"/>
          <w:b/>
          <w:bCs/>
          <w:iCs/>
          <w:sz w:val="18"/>
          <w:szCs w:val="18"/>
        </w:rPr>
        <w:t>Fig.</w:t>
      </w:r>
      <w:r>
        <w:rPr>
          <w:rFonts w:ascii="Gentium Basic" w:hAnsi="Gentium Basic"/>
          <w:b/>
          <w:bCs/>
          <w:iCs/>
          <w:sz w:val="18"/>
          <w:szCs w:val="18"/>
        </w:rPr>
        <w:t xml:space="preserve"> 4.  Relative abundance of FAs in chow and high fat feeds and tissues from lean and obese groups. </w:t>
      </w:r>
      <w:r>
        <w:rPr>
          <w:rFonts w:ascii="Gentium Basic" w:hAnsi="Gentium Basic"/>
          <w:iCs/>
          <w:sz w:val="18"/>
          <w:szCs w:val="18"/>
        </w:rPr>
        <w:t xml:space="preserve">Panel </w:t>
      </w:r>
      <w:r>
        <w:rPr>
          <w:rFonts w:ascii="Gentium Basic" w:hAnsi="Gentium Basic"/>
          <w:b/>
          <w:bCs/>
          <w:iCs/>
          <w:sz w:val="18"/>
          <w:szCs w:val="18"/>
        </w:rPr>
        <w:t>A</w:t>
      </w:r>
      <w:r>
        <w:rPr>
          <w:rFonts w:ascii="Gentium Basic" w:hAnsi="Gentium Basic"/>
          <w:iCs/>
          <w:sz w:val="18"/>
          <w:szCs w:val="18"/>
        </w:rPr>
        <w:t xml:space="preserve">, Adipose tissue. Panel </w:t>
      </w:r>
      <w:r>
        <w:rPr>
          <w:rFonts w:ascii="Gentium Basic" w:hAnsi="Gentium Basic"/>
          <w:b/>
          <w:bCs/>
          <w:iCs/>
          <w:sz w:val="18"/>
          <w:szCs w:val="18"/>
        </w:rPr>
        <w:t>B</w:t>
      </w:r>
      <w:r>
        <w:rPr>
          <w:rFonts w:ascii="Gentium Basic" w:hAnsi="Gentium Basic"/>
          <w:iCs/>
          <w:sz w:val="18"/>
          <w:szCs w:val="18"/>
        </w:rPr>
        <w:t xml:space="preserve">, Heart tissue.  </w:t>
      </w:r>
      <w:r w:rsidRPr="00C575DA">
        <w:rPr>
          <w:rFonts w:ascii="Gentium Basic" w:hAnsi="Gentium Basic"/>
          <w:iCs/>
          <w:sz w:val="18"/>
          <w:szCs w:val="18"/>
        </w:rPr>
        <w:t>*</w:t>
      </w:r>
      <w:r w:rsidRPr="00C575DA">
        <w:rPr>
          <w:rFonts w:ascii="Gentium Basic" w:hAnsi="Gentium Basic"/>
          <w:i/>
          <w:sz w:val="18"/>
          <w:szCs w:val="18"/>
        </w:rPr>
        <w:t xml:space="preserve">p </w:t>
      </w:r>
      <w:r w:rsidRPr="00C575DA">
        <w:rPr>
          <w:rFonts w:ascii="Gentium Basic" w:hAnsi="Gentium Basic"/>
          <w:iCs/>
          <w:sz w:val="18"/>
          <w:szCs w:val="18"/>
        </w:rPr>
        <w:t xml:space="preserve">&lt; 0.05; </w:t>
      </w:r>
      <w:r>
        <w:rPr>
          <w:rFonts w:ascii="Gentium Basic" w:hAnsi="Gentium Basic"/>
          <w:iCs/>
          <w:sz w:val="18"/>
          <w:szCs w:val="18"/>
        </w:rPr>
        <w:t>**</w:t>
      </w:r>
      <w:r>
        <w:rPr>
          <w:rFonts w:ascii="Gentium Basic" w:hAnsi="Gentium Basic"/>
          <w:i/>
          <w:sz w:val="18"/>
          <w:szCs w:val="18"/>
        </w:rPr>
        <w:t xml:space="preserve">p </w:t>
      </w:r>
      <w:r>
        <w:rPr>
          <w:rFonts w:ascii="Gentium Basic" w:hAnsi="Gentium Basic"/>
          <w:iCs/>
          <w:sz w:val="18"/>
          <w:szCs w:val="18"/>
        </w:rPr>
        <w:t xml:space="preserve">&lt; 0.005; </w:t>
      </w:r>
      <w:r w:rsidRPr="00C575DA">
        <w:rPr>
          <w:rFonts w:ascii="Gentium Basic" w:hAnsi="Gentium Basic"/>
          <w:iCs/>
          <w:sz w:val="18"/>
          <w:szCs w:val="18"/>
        </w:rPr>
        <w:t>***</w:t>
      </w:r>
      <w:r w:rsidRPr="00C575DA">
        <w:rPr>
          <w:rFonts w:ascii="Gentium Basic" w:hAnsi="Gentium Basic"/>
          <w:i/>
          <w:sz w:val="18"/>
          <w:szCs w:val="18"/>
        </w:rPr>
        <w:t xml:space="preserve">p </w:t>
      </w:r>
      <w:r w:rsidRPr="00C575DA">
        <w:rPr>
          <w:rFonts w:ascii="Gentium Basic" w:hAnsi="Gentium Basic"/>
          <w:iCs/>
          <w:sz w:val="18"/>
          <w:szCs w:val="18"/>
        </w:rPr>
        <w:t xml:space="preserve">&lt; 0.001.  </w:t>
      </w:r>
      <w:r>
        <w:rPr>
          <w:rFonts w:ascii="Gentium Basic" w:hAnsi="Gentium Basic"/>
          <w:iCs/>
          <w:sz w:val="18"/>
          <w:szCs w:val="18"/>
        </w:rPr>
        <w:t>CM, condensed milk; FA, fatty acid; HFP, high fat pellet.</w:t>
      </w:r>
      <w:r>
        <w:rPr>
          <w:rFonts w:ascii="Gentium Basic" w:hAnsi="Gentium Basic"/>
          <w:iCs/>
          <w:sz w:val="18"/>
          <w:szCs w:val="18"/>
        </w:rPr>
        <w:br w:type="page"/>
      </w:r>
    </w:p>
    <w:p w14:paraId="1C413C96" w14:textId="77777777" w:rsidR="003822D7" w:rsidRPr="005F48A2" w:rsidRDefault="003822D7" w:rsidP="003822D7">
      <w:pPr>
        <w:rPr>
          <w:rFonts w:ascii="Segoe UI Semibold" w:hAnsi="Segoe UI Semibold" w:cs="Segoe UI Semibold"/>
          <w:bCs/>
          <w:sz w:val="28"/>
          <w:szCs w:val="28"/>
        </w:rPr>
      </w:pPr>
      <w:r w:rsidRPr="005F48A2">
        <w:rPr>
          <w:rFonts w:ascii="Segoe UI Semibold" w:hAnsi="Segoe UI Semibold" w:cs="Segoe UI Semibold"/>
          <w:bCs/>
          <w:sz w:val="28"/>
          <w:szCs w:val="28"/>
        </w:rPr>
        <w:lastRenderedPageBreak/>
        <w:t>A</w:t>
      </w:r>
    </w:p>
    <w:p w14:paraId="0DBDFBCD" w14:textId="77777777" w:rsidR="003822D7" w:rsidRDefault="003822D7" w:rsidP="003822D7">
      <w:pPr>
        <w:rPr>
          <w:rFonts w:ascii="Gentium Basic" w:hAnsi="Gentium Basic"/>
          <w:b/>
        </w:rPr>
      </w:pPr>
      <w:r>
        <w:rPr>
          <w:rFonts w:ascii="Gentium Basic" w:hAnsi="Gentium Basic"/>
          <w:b/>
          <w:noProof/>
        </w:rPr>
        <w:drawing>
          <wp:inline distT="0" distB="0" distL="0" distR="0" wp14:anchorId="302C549A" wp14:editId="2FB65FBA">
            <wp:extent cx="6567085" cy="33147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9" r="3165" b="8296"/>
                    <a:stretch/>
                  </pic:blipFill>
                  <pic:spPr bwMode="auto">
                    <a:xfrm>
                      <a:off x="0" y="0"/>
                      <a:ext cx="6599332" cy="3330976"/>
                    </a:xfrm>
                    <a:prstGeom prst="rect">
                      <a:avLst/>
                    </a:prstGeom>
                    <a:noFill/>
                    <a:ln>
                      <a:noFill/>
                    </a:ln>
                    <a:extLst>
                      <a:ext uri="{53640926-AAD7-44D8-BBD7-CCE9431645EC}">
                        <a14:shadowObscured xmlns:a14="http://schemas.microsoft.com/office/drawing/2010/main"/>
                      </a:ext>
                    </a:extLst>
                  </pic:spPr>
                </pic:pic>
              </a:graphicData>
            </a:graphic>
          </wp:inline>
        </w:drawing>
      </w:r>
    </w:p>
    <w:p w14:paraId="4C71AF97" w14:textId="77777777" w:rsidR="003822D7" w:rsidRDefault="003822D7" w:rsidP="003822D7">
      <w:pPr>
        <w:rPr>
          <w:rFonts w:ascii="Segoe UI Semibold" w:hAnsi="Segoe UI Semibold" w:cs="Segoe UI Semibold"/>
          <w:b/>
          <w:sz w:val="32"/>
          <w:szCs w:val="32"/>
        </w:rPr>
      </w:pPr>
    </w:p>
    <w:p w14:paraId="406A1A52" w14:textId="77777777" w:rsidR="003822D7" w:rsidRDefault="003822D7" w:rsidP="003822D7">
      <w:pPr>
        <w:rPr>
          <w:rFonts w:ascii="Segoe UI Semibold" w:hAnsi="Segoe UI Semibold" w:cs="Segoe UI Semibold"/>
          <w:b/>
          <w:sz w:val="32"/>
          <w:szCs w:val="32"/>
        </w:rPr>
      </w:pPr>
    </w:p>
    <w:p w14:paraId="41809182" w14:textId="77777777" w:rsidR="003822D7" w:rsidRPr="005F48A2" w:rsidRDefault="003822D7" w:rsidP="003822D7">
      <w:pPr>
        <w:rPr>
          <w:rFonts w:ascii="Segoe UI Semibold" w:hAnsi="Segoe UI Semibold" w:cs="Segoe UI Semibold"/>
          <w:bCs/>
          <w:sz w:val="28"/>
          <w:szCs w:val="28"/>
        </w:rPr>
      </w:pPr>
      <w:r w:rsidRPr="005F48A2">
        <w:rPr>
          <w:rFonts w:ascii="Segoe UI Semibold" w:hAnsi="Segoe UI Semibold" w:cs="Segoe UI Semibold"/>
          <w:bCs/>
          <w:sz w:val="28"/>
          <w:szCs w:val="28"/>
        </w:rPr>
        <w:t>B</w:t>
      </w:r>
    </w:p>
    <w:p w14:paraId="7C5AFA45" w14:textId="77777777" w:rsidR="003822D7" w:rsidRDefault="003822D7" w:rsidP="003822D7">
      <w:pPr>
        <w:rPr>
          <w:rFonts w:ascii="Gentium Basic" w:hAnsi="Gentium Basic"/>
          <w:b/>
        </w:rPr>
      </w:pPr>
      <w:r>
        <w:rPr>
          <w:rFonts w:ascii="Gentium Basic" w:hAnsi="Gentium Basic"/>
          <w:bCs/>
          <w:noProof/>
          <w:sz w:val="18"/>
          <w:szCs w:val="18"/>
        </w:rPr>
        <w:drawing>
          <wp:inline distT="0" distB="0" distL="0" distR="0" wp14:anchorId="02833CDD" wp14:editId="7FC29909">
            <wp:extent cx="6603428" cy="32385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092" t="272" r="3258" b="9025"/>
                    <a:stretch/>
                  </pic:blipFill>
                  <pic:spPr bwMode="auto">
                    <a:xfrm>
                      <a:off x="0" y="0"/>
                      <a:ext cx="6630960" cy="3252003"/>
                    </a:xfrm>
                    <a:prstGeom prst="rect">
                      <a:avLst/>
                    </a:prstGeom>
                    <a:noFill/>
                    <a:ln>
                      <a:noFill/>
                    </a:ln>
                    <a:extLst>
                      <a:ext uri="{53640926-AAD7-44D8-BBD7-CCE9431645EC}">
                        <a14:shadowObscured xmlns:a14="http://schemas.microsoft.com/office/drawing/2010/main"/>
                      </a:ext>
                    </a:extLst>
                  </pic:spPr>
                </pic:pic>
              </a:graphicData>
            </a:graphic>
          </wp:inline>
        </w:drawing>
      </w:r>
    </w:p>
    <w:p w14:paraId="4940254C" w14:textId="77777777" w:rsidR="003822D7" w:rsidRDefault="003822D7" w:rsidP="003822D7">
      <w:pPr>
        <w:spacing w:line="259" w:lineRule="auto"/>
        <w:contextualSpacing/>
        <w:rPr>
          <w:rFonts w:ascii="Gentium Basic" w:hAnsi="Gentium Basic"/>
          <w:b/>
          <w:bCs/>
          <w:iCs/>
          <w:sz w:val="18"/>
          <w:szCs w:val="18"/>
        </w:rPr>
      </w:pPr>
    </w:p>
    <w:p w14:paraId="3CE3B4BE" w14:textId="3F2A611A" w:rsidR="003822D7" w:rsidRDefault="003822D7" w:rsidP="003822D7">
      <w:pPr>
        <w:spacing w:line="259" w:lineRule="auto"/>
        <w:contextualSpacing/>
        <w:rPr>
          <w:rFonts w:ascii="Gentium Basic" w:hAnsi="Gentium Basic"/>
          <w:bCs/>
          <w:sz w:val="18"/>
          <w:szCs w:val="18"/>
        </w:rPr>
      </w:pPr>
      <w:r w:rsidRPr="00C36E2E">
        <w:rPr>
          <w:rFonts w:ascii="Gentium Basic" w:hAnsi="Gentium Basic"/>
          <w:b/>
          <w:bCs/>
          <w:iCs/>
          <w:sz w:val="18"/>
          <w:szCs w:val="18"/>
        </w:rPr>
        <w:t>Fig.</w:t>
      </w:r>
      <w:r>
        <w:rPr>
          <w:rFonts w:ascii="Gentium Basic" w:hAnsi="Gentium Basic"/>
          <w:b/>
          <w:bCs/>
          <w:iCs/>
          <w:sz w:val="18"/>
          <w:szCs w:val="18"/>
        </w:rPr>
        <w:t xml:space="preserve"> 5.  Switch Analysis of the tissue network used in the present study.</w:t>
      </w:r>
      <w:r w:rsidRPr="007C7435">
        <w:rPr>
          <w:rFonts w:ascii="Gentium Basic" w:hAnsi="Gentium Basic"/>
          <w:bCs/>
          <w:sz w:val="18"/>
          <w:szCs w:val="18"/>
        </w:rPr>
        <w:t xml:space="preserve">  </w:t>
      </w:r>
      <w:r>
        <w:rPr>
          <w:rFonts w:ascii="Gentium Basic" w:hAnsi="Gentium Basic"/>
          <w:bCs/>
          <w:sz w:val="18"/>
          <w:szCs w:val="18"/>
        </w:rPr>
        <w:t xml:space="preserve">Panel </w:t>
      </w:r>
      <w:r w:rsidRPr="00C22BEF">
        <w:rPr>
          <w:rFonts w:ascii="Gentium Basic" w:hAnsi="Gentium Basic"/>
          <w:b/>
          <w:sz w:val="18"/>
          <w:szCs w:val="18"/>
        </w:rPr>
        <w:t>A</w:t>
      </w:r>
      <w:r>
        <w:rPr>
          <w:rFonts w:ascii="Gentium Basic" w:hAnsi="Gentium Basic"/>
          <w:bCs/>
          <w:sz w:val="18"/>
          <w:szCs w:val="18"/>
        </w:rPr>
        <w:t xml:space="preserve">, Triglycerides (TGs); Panel </w:t>
      </w:r>
      <w:r w:rsidRPr="00405B6D">
        <w:rPr>
          <w:rFonts w:ascii="Gentium Basic" w:hAnsi="Gentium Basic"/>
          <w:b/>
          <w:sz w:val="18"/>
          <w:szCs w:val="18"/>
        </w:rPr>
        <w:t>B</w:t>
      </w:r>
      <w:r w:rsidRPr="00BC7DA0">
        <w:rPr>
          <w:rFonts w:ascii="Gentium Basic" w:hAnsi="Gentium Basic"/>
          <w:bCs/>
          <w:sz w:val="18"/>
          <w:szCs w:val="18"/>
        </w:rPr>
        <w:t>, Phosphatidylcholines (PCs)</w:t>
      </w:r>
      <w:r>
        <w:rPr>
          <w:rFonts w:ascii="Gentium Basic" w:hAnsi="Gentium Basic"/>
          <w:bCs/>
          <w:sz w:val="18"/>
          <w:szCs w:val="18"/>
        </w:rPr>
        <w:t xml:space="preserve">.  </w:t>
      </w:r>
      <w:r w:rsidRPr="00BC7DA0">
        <w:rPr>
          <w:rFonts w:ascii="Gentium Basic" w:hAnsi="Gentium Basic"/>
          <w:bCs/>
          <w:sz w:val="18"/>
          <w:szCs w:val="18"/>
        </w:rPr>
        <w:t xml:space="preserve">Small </w:t>
      </w:r>
      <w:r>
        <w:rPr>
          <w:rFonts w:ascii="Gentium Basic" w:hAnsi="Gentium Basic"/>
          <w:bCs/>
          <w:sz w:val="18"/>
          <w:szCs w:val="18"/>
        </w:rPr>
        <w:t>pie charts represent</w:t>
      </w:r>
      <w:r w:rsidRPr="00C36E2E">
        <w:rPr>
          <w:rFonts w:ascii="Gentium Basic" w:hAnsi="Gentium Basic"/>
          <w:bCs/>
          <w:sz w:val="18"/>
          <w:szCs w:val="18"/>
        </w:rPr>
        <w:t xml:space="preserve"> </w:t>
      </w:r>
      <w:r>
        <w:rPr>
          <w:rFonts w:ascii="Gentium Basic" w:hAnsi="Gentium Basic"/>
          <w:bCs/>
          <w:sz w:val="18"/>
          <w:szCs w:val="18"/>
        </w:rPr>
        <w:t xml:space="preserve">the numbers of variables only found in the given tissue, larger pie charts represent the numbers of variables found in both adjacent tissues.  </w:t>
      </w:r>
      <w:r>
        <w:rPr>
          <w:rFonts w:ascii="Gentium Basic" w:hAnsi="Gentium Basic"/>
          <w:bCs/>
          <w:i/>
          <w:iCs/>
          <w:sz w:val="18"/>
          <w:szCs w:val="18"/>
        </w:rPr>
        <w:t xml:space="preserve">J </w:t>
      </w:r>
      <w:r>
        <w:rPr>
          <w:rFonts w:ascii="Gentium Basic" w:hAnsi="Gentium Basic"/>
          <w:bCs/>
          <w:sz w:val="18"/>
          <w:szCs w:val="18"/>
        </w:rPr>
        <w:t xml:space="preserve">represents the Jaccard-Tanimoto distance and </w:t>
      </w:r>
      <w:r>
        <w:rPr>
          <w:rFonts w:ascii="Gentium Basic" w:hAnsi="Gentium Basic"/>
          <w:bCs/>
          <w:i/>
          <w:iCs/>
          <w:sz w:val="18"/>
          <w:szCs w:val="18"/>
        </w:rPr>
        <w:t xml:space="preserve">p </w:t>
      </w:r>
      <w:r>
        <w:rPr>
          <w:rFonts w:ascii="Gentium Basic" w:hAnsi="Gentium Basic"/>
          <w:bCs/>
          <w:sz w:val="18"/>
          <w:szCs w:val="18"/>
        </w:rPr>
        <w:t>the accompanying probability that the binary list of variables for the two groups differed by random chance</w:t>
      </w:r>
      <w:r w:rsidR="00AA626F">
        <w:rPr>
          <w:rFonts w:ascii="Gentium Basic" w:hAnsi="Gentium Basic"/>
          <w:bCs/>
          <w:sz w:val="18"/>
          <w:szCs w:val="18"/>
        </w:rPr>
        <w:fldChar w:fldCharType="begin">
          <w:fldData xml:space="preserve">PEVuZE5vdGU+PENpdGU+PEF1dGhvcj5GdXJzZTwvQXV0aG9yPjxZZWFyPjIwMjE8L1llYXI+PFJl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</w:fldData>
        </w:fldChar>
      </w:r>
      <w:r w:rsidR="00001608">
        <w:rPr>
          <w:rFonts w:ascii="Gentium Basic" w:hAnsi="Gentium Basic"/>
          <w:bCs/>
          <w:sz w:val="18"/>
          <w:szCs w:val="18"/>
        </w:rPr>
        <w:instrText xml:space="preserve"> ADDIN EN.CITE </w:instrText>
      </w:r>
      <w:r w:rsidR="00001608">
        <w:rPr>
          <w:rFonts w:ascii="Gentium Basic" w:hAnsi="Gentium Basic"/>
          <w:bCs/>
          <w:sz w:val="18"/>
          <w:szCs w:val="18"/>
        </w:rPr>
        <w:fldChar w:fldCharType="begin">
          <w:fldData xml:space="preserve">PEVuZE5vdGU+PENpdGU+PEF1dGhvcj5GdXJzZTwvQXV0aG9yPjxZZWFyPjIwMjE8L1llYXI+PFJl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</w:fldData>
        </w:fldChar>
      </w:r>
      <w:r w:rsidR="00001608">
        <w:rPr>
          <w:rFonts w:ascii="Gentium Basic" w:hAnsi="Gentium Basic"/>
          <w:bCs/>
          <w:sz w:val="18"/>
          <w:szCs w:val="18"/>
        </w:rPr>
        <w:instrText xml:space="preserve"> ADDIN EN.CITE.DATA </w:instrText>
      </w:r>
      <w:r w:rsidR="00001608">
        <w:rPr>
          <w:rFonts w:ascii="Gentium Basic" w:hAnsi="Gentium Basic"/>
          <w:bCs/>
          <w:sz w:val="18"/>
          <w:szCs w:val="18"/>
        </w:rPr>
      </w:r>
      <w:r w:rsidR="00001608">
        <w:rPr>
          <w:rFonts w:ascii="Gentium Basic" w:hAnsi="Gentium Basic"/>
          <w:bCs/>
          <w:sz w:val="18"/>
          <w:szCs w:val="18"/>
        </w:rPr>
        <w:fldChar w:fldCharType="end"/>
      </w:r>
      <w:r w:rsidR="00AA626F">
        <w:rPr>
          <w:rFonts w:ascii="Gentium Basic" w:hAnsi="Gentium Basic"/>
          <w:bCs/>
          <w:sz w:val="18"/>
          <w:szCs w:val="18"/>
        </w:rPr>
      </w:r>
      <w:r w:rsidR="00AA626F">
        <w:rPr>
          <w:rFonts w:ascii="Gentium Basic" w:hAnsi="Gentium Basic"/>
          <w:bCs/>
          <w:sz w:val="18"/>
          <w:szCs w:val="18"/>
        </w:rPr>
        <w:fldChar w:fldCharType="separate"/>
      </w:r>
      <w:r w:rsidR="00001608">
        <w:rPr>
          <w:rFonts w:ascii="Gentium Basic" w:hAnsi="Gentium Basic"/>
          <w:bCs/>
          <w:noProof/>
          <w:sz w:val="18"/>
          <w:szCs w:val="18"/>
        </w:rPr>
        <w:t>[</w:t>
      </w:r>
      <w:hyperlink w:anchor="_ENREF_22" w:tooltip="Furse, 2021 #27201" w:history="1">
        <w:r w:rsidR="007F536D">
          <w:rPr>
            <w:rFonts w:ascii="Gentium Basic" w:hAnsi="Gentium Basic"/>
            <w:bCs/>
            <w:noProof/>
            <w:sz w:val="18"/>
            <w:szCs w:val="18"/>
          </w:rPr>
          <w:t>22</w:t>
        </w:r>
      </w:hyperlink>
      <w:r w:rsidR="00001608">
        <w:rPr>
          <w:rFonts w:ascii="Gentium Basic" w:hAnsi="Gentium Basic"/>
          <w:bCs/>
          <w:noProof/>
          <w:sz w:val="18"/>
          <w:szCs w:val="18"/>
        </w:rPr>
        <w:t>]</w:t>
      </w:r>
      <w:r w:rsidR="00AA626F">
        <w:rPr>
          <w:rFonts w:ascii="Gentium Basic" w:hAnsi="Gentium Basic"/>
          <w:bCs/>
          <w:sz w:val="18"/>
          <w:szCs w:val="18"/>
        </w:rPr>
        <w:fldChar w:fldCharType="end"/>
      </w:r>
      <w:r>
        <w:rPr>
          <w:rFonts w:ascii="Gentium Basic" w:hAnsi="Gentium Basic"/>
          <w:bCs/>
          <w:sz w:val="18"/>
          <w:szCs w:val="18"/>
        </w:rPr>
        <w:t>.</w:t>
      </w:r>
    </w:p>
    <w:p w14:paraId="384A1C40" w14:textId="0E2A9453" w:rsidR="0028644C" w:rsidRDefault="0028644C">
      <w:pPr>
        <w:rPr>
          <w:rFonts w:ascii="Gentium Basic" w:hAnsi="Gentium Basic"/>
          <w:bCs/>
          <w:sz w:val="18"/>
          <w:szCs w:val="18"/>
        </w:rPr>
      </w:pPr>
      <w:r>
        <w:rPr>
          <w:rFonts w:ascii="Gentium Basic" w:hAnsi="Gentium Basic"/>
          <w:bCs/>
          <w:sz w:val="18"/>
          <w:szCs w:val="18"/>
        </w:rPr>
        <w:br w:type="page"/>
      </w:r>
    </w:p>
    <w:p w14:paraId="2C3E79BA" w14:textId="77777777" w:rsidR="0028644C" w:rsidRDefault="0028644C" w:rsidP="0028644C">
      <w:pPr>
        <w:rPr>
          <w:rFonts w:ascii="Gentium Basic" w:hAnsi="Gentium Basic"/>
          <w:b/>
        </w:rPr>
      </w:pPr>
      <w:r>
        <w:rPr>
          <w:rFonts w:ascii="Gentium Basic" w:hAnsi="Gentium Basic"/>
          <w:b/>
          <w:noProof/>
        </w:rPr>
        <w:lastRenderedPageBreak/>
        <w:drawing>
          <wp:inline distT="0" distB="0" distL="0" distR="0" wp14:anchorId="2530614E" wp14:editId="4C11B365">
            <wp:extent cx="6630035" cy="6105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3424" cy="6108324"/>
                    </a:xfrm>
                    <a:prstGeom prst="rect">
                      <a:avLst/>
                    </a:prstGeom>
                    <a:noFill/>
                  </pic:spPr>
                </pic:pic>
              </a:graphicData>
            </a:graphic>
          </wp:inline>
        </w:drawing>
      </w:r>
    </w:p>
    <w:p w14:paraId="73D09D53" w14:textId="314E7DDE" w:rsidR="0028644C" w:rsidRPr="001C3A5E" w:rsidRDefault="0028644C" w:rsidP="0028644C">
      <w:pPr>
        <w:rPr>
          <w:rFonts w:ascii="Gentium Basic" w:hAnsi="Gentium Basic"/>
          <w:bCs/>
          <w:sz w:val="18"/>
          <w:szCs w:val="18"/>
        </w:rPr>
      </w:pPr>
      <w:r w:rsidRPr="00B47CE4">
        <w:rPr>
          <w:rFonts w:ascii="Gentium Basic" w:hAnsi="Gentium Basic"/>
          <w:b/>
          <w:sz w:val="18"/>
          <w:szCs w:val="18"/>
        </w:rPr>
        <w:t>Fig</w:t>
      </w:r>
      <w:r w:rsidR="00384D9F">
        <w:rPr>
          <w:rFonts w:ascii="Gentium Basic" w:hAnsi="Gentium Basic"/>
          <w:b/>
          <w:sz w:val="18"/>
          <w:szCs w:val="18"/>
        </w:rPr>
        <w:t>.</w:t>
      </w:r>
      <w:r w:rsidRPr="00B47CE4">
        <w:rPr>
          <w:rFonts w:ascii="Gentium Basic" w:hAnsi="Gentium Basic"/>
          <w:b/>
          <w:sz w:val="18"/>
          <w:szCs w:val="18"/>
        </w:rPr>
        <w:t xml:space="preserve"> </w:t>
      </w:r>
      <w:r w:rsidR="00384D9F">
        <w:rPr>
          <w:rFonts w:ascii="Gentium Basic" w:hAnsi="Gentium Basic"/>
          <w:b/>
          <w:sz w:val="18"/>
          <w:szCs w:val="18"/>
        </w:rPr>
        <w:t>6</w:t>
      </w:r>
      <w:r w:rsidRPr="00B47CE4">
        <w:rPr>
          <w:rFonts w:ascii="Gentium Basic" w:hAnsi="Gentium Basic"/>
          <w:b/>
          <w:sz w:val="18"/>
          <w:szCs w:val="18"/>
        </w:rPr>
        <w:t>.</w:t>
      </w:r>
      <w:r>
        <w:rPr>
          <w:rFonts w:ascii="Gentium Basic" w:hAnsi="Gentium Basic"/>
          <w:b/>
          <w:sz w:val="18"/>
          <w:szCs w:val="18"/>
        </w:rPr>
        <w:t xml:space="preserve">  Wiring diagrams of triglyceride (TG) variables found in which tissues.</w:t>
      </w:r>
      <w:r>
        <w:rPr>
          <w:rFonts w:ascii="Gentium Basic" w:hAnsi="Gentium Basic"/>
          <w:bCs/>
          <w:sz w:val="18"/>
          <w:szCs w:val="18"/>
        </w:rPr>
        <w:t xml:space="preserve">  Blue lines represent the lean group whereas orange lines represent the obese-GDM group.  A variable was considered present if </w:t>
      </w:r>
      <w:r w:rsidRPr="00E26C00">
        <w:rPr>
          <w:rFonts w:ascii="Gentium Basic" w:hAnsi="Gentium Basic"/>
          <w:bCs/>
          <w:i/>
          <w:iCs/>
          <w:sz w:val="18"/>
          <w:szCs w:val="18"/>
        </w:rPr>
        <w:t>B</w:t>
      </w:r>
      <w:r>
        <w:rPr>
          <w:rFonts w:ascii="Gentium Basic" w:hAnsi="Gentium Basic"/>
          <w:bCs/>
          <w:sz w:val="18"/>
          <w:szCs w:val="18"/>
        </w:rPr>
        <w:t xml:space="preserve"> = &gt;0.66. </w:t>
      </w:r>
    </w:p>
    <w:p w14:paraId="1288FC29" w14:textId="77777777" w:rsidR="0028644C" w:rsidRPr="00F2428B" w:rsidRDefault="0028644C" w:rsidP="003822D7">
      <w:pPr>
        <w:spacing w:line="259" w:lineRule="auto"/>
        <w:contextualSpacing/>
        <w:rPr>
          <w:rFonts w:ascii="Gentium Basic" w:hAnsi="Gentium Basic"/>
          <w:bCs/>
          <w:sz w:val="18"/>
          <w:szCs w:val="18"/>
        </w:rPr>
      </w:pPr>
    </w:p>
    <w:p w14:paraId="0699B897" w14:textId="77777777" w:rsidR="003822D7" w:rsidRDefault="003822D7" w:rsidP="003822D7">
      <w:pPr>
        <w:spacing w:line="259" w:lineRule="auto"/>
        <w:contextualSpacing/>
        <w:rPr>
          <w:rFonts w:ascii="Gentium Basic" w:hAnsi="Gentium Basic"/>
          <w:bCs/>
          <w:sz w:val="18"/>
          <w:szCs w:val="18"/>
        </w:rPr>
      </w:pPr>
    </w:p>
    <w:p w14:paraId="524B2AFB" w14:textId="77777777" w:rsidR="003822D7" w:rsidRPr="00C36E2E" w:rsidRDefault="003822D7" w:rsidP="003822D7">
      <w:pPr>
        <w:spacing w:line="259" w:lineRule="auto"/>
        <w:contextualSpacing/>
        <w:rPr>
          <w:rFonts w:ascii="Gentium Basic" w:hAnsi="Gentium Basic"/>
          <w:bCs/>
          <w:sz w:val="18"/>
          <w:szCs w:val="18"/>
        </w:rPr>
      </w:pPr>
    </w:p>
    <w:p w14:paraId="28BCCCE1" w14:textId="77777777" w:rsidR="003822D7" w:rsidRDefault="003822D7" w:rsidP="003822D7">
      <w:pPr>
        <w:rPr>
          <w:rFonts w:ascii="Gentium Basic" w:hAnsi="Gentium Basic"/>
          <w:b/>
          <w:sz w:val="28"/>
          <w:szCs w:val="28"/>
        </w:rPr>
      </w:pPr>
      <w:r>
        <w:rPr>
          <w:rFonts w:ascii="Gentium Basic" w:hAnsi="Gentium Basic"/>
          <w:b/>
          <w:sz w:val="28"/>
          <w:szCs w:val="28"/>
        </w:rPr>
        <w:br w:type="page"/>
      </w:r>
    </w:p>
    <w:p w14:paraId="6E0CAA94" w14:textId="77777777" w:rsidR="003822D7" w:rsidRDefault="003822D7" w:rsidP="003822D7">
      <w:pPr>
        <w:pStyle w:val="Acknowledgement"/>
        <w:spacing w:before="0" w:line="259" w:lineRule="auto"/>
        <w:rPr>
          <w:rFonts w:ascii="Gentium Basic" w:hAnsi="Gentium Basic"/>
          <w:b/>
          <w:sz w:val="28"/>
          <w:szCs w:val="28"/>
          <w:lang w:val="en-GB"/>
        </w:rPr>
      </w:pPr>
      <w:r>
        <w:rPr>
          <w:rFonts w:ascii="Gentium Basic" w:hAnsi="Gentium Basic"/>
          <w:b/>
          <w:sz w:val="28"/>
          <w:szCs w:val="28"/>
          <w:lang w:val="en-GB"/>
        </w:rPr>
        <w:lastRenderedPageBreak/>
        <w:t xml:space="preserve">Supplementary </w:t>
      </w:r>
      <w:r w:rsidRPr="00906CBC">
        <w:rPr>
          <w:rFonts w:ascii="Gentium Basic" w:hAnsi="Gentium Basic"/>
          <w:b/>
          <w:sz w:val="28"/>
          <w:szCs w:val="28"/>
          <w:lang w:val="en-GB"/>
        </w:rPr>
        <w:t>Figures and Tables</w:t>
      </w:r>
    </w:p>
    <w:p w14:paraId="76F8DD9C" w14:textId="77777777" w:rsidR="003822D7" w:rsidRPr="00906CBC" w:rsidRDefault="003822D7" w:rsidP="003822D7">
      <w:pPr>
        <w:pStyle w:val="Acknowledgement"/>
        <w:spacing w:before="0" w:line="259" w:lineRule="auto"/>
        <w:rPr>
          <w:rFonts w:ascii="Gentium Basic" w:hAnsi="Gentium Basic"/>
          <w:sz w:val="28"/>
          <w:szCs w:val="28"/>
          <w:lang w:val="en-GB"/>
        </w:rPr>
      </w:pPr>
    </w:p>
    <w:p w14:paraId="445A8E9A" w14:textId="77777777" w:rsidR="003822D7" w:rsidRDefault="003822D7" w:rsidP="003822D7">
      <w:pPr>
        <w:spacing w:line="259" w:lineRule="auto"/>
        <w:contextualSpacing/>
        <w:rPr>
          <w:rFonts w:ascii="Gentium Basic" w:hAnsi="Gentium Basic" w:cs="Gentium Plus"/>
          <w:bCs/>
          <w:sz w:val="18"/>
          <w:szCs w:val="18"/>
        </w:rPr>
      </w:pPr>
    </w:p>
    <w:tbl>
      <w:tblPr>
        <w:tblStyle w:val="PlainTable2"/>
        <w:tblpPr w:leftFromText="180" w:rightFromText="180" w:vertAnchor="text" w:horzAnchor="margin" w:tblpY="27"/>
        <w:tblW w:w="5222" w:type="dxa"/>
        <w:tblLook w:val="0600" w:firstRow="0" w:lastRow="0" w:firstColumn="0" w:lastColumn="0" w:noHBand="1" w:noVBand="1"/>
      </w:tblPr>
      <w:tblGrid>
        <w:gridCol w:w="1707"/>
        <w:gridCol w:w="671"/>
        <w:gridCol w:w="597"/>
        <w:gridCol w:w="671"/>
        <w:gridCol w:w="597"/>
        <w:gridCol w:w="979"/>
      </w:tblGrid>
      <w:tr w:rsidR="003822D7" w:rsidRPr="005E28C5" w14:paraId="25856ECE" w14:textId="77777777" w:rsidTr="00044CDF">
        <w:trPr>
          <w:trHeight w:val="351"/>
        </w:trPr>
        <w:tc>
          <w:tcPr>
            <w:tcW w:w="1707" w:type="dxa"/>
            <w:vMerge w:val="restart"/>
            <w:hideMark/>
          </w:tcPr>
          <w:p w14:paraId="611D7732" w14:textId="77777777" w:rsidR="003822D7" w:rsidRPr="005E28C5" w:rsidRDefault="003822D7" w:rsidP="00044CDF">
            <w:pPr>
              <w:rPr>
                <w:rFonts w:ascii="Segoe UI Semibold" w:hAnsi="Segoe UI Semibold" w:cs="Segoe UI Semibold"/>
                <w:sz w:val="18"/>
                <w:szCs w:val="18"/>
              </w:rPr>
            </w:pPr>
          </w:p>
        </w:tc>
        <w:tc>
          <w:tcPr>
            <w:tcW w:w="1268" w:type="dxa"/>
            <w:gridSpan w:val="2"/>
            <w:hideMark/>
          </w:tcPr>
          <w:p w14:paraId="42729D6B" w14:textId="77777777" w:rsidR="003822D7" w:rsidRPr="005E28C5" w:rsidRDefault="003822D7" w:rsidP="00044CDF">
            <w:pPr>
              <w:jc w:val="center"/>
              <w:rPr>
                <w:rFonts w:ascii="Segoe UI Semibold" w:hAnsi="Segoe UI Semibold" w:cs="Segoe UI Semibold"/>
                <w:sz w:val="18"/>
                <w:szCs w:val="18"/>
              </w:rPr>
            </w:pPr>
            <w:r>
              <w:rPr>
                <w:rFonts w:ascii="Segoe UI Semibold" w:hAnsi="Segoe UI Semibold" w:cs="Segoe UI Semibold"/>
                <w:sz w:val="18"/>
                <w:szCs w:val="18"/>
              </w:rPr>
              <w:t>Lean</w:t>
            </w:r>
          </w:p>
        </w:tc>
        <w:tc>
          <w:tcPr>
            <w:tcW w:w="1268" w:type="dxa"/>
            <w:gridSpan w:val="2"/>
            <w:hideMark/>
          </w:tcPr>
          <w:p w14:paraId="420DED0F" w14:textId="77777777" w:rsidR="003822D7" w:rsidRPr="005E28C5" w:rsidRDefault="003822D7" w:rsidP="00044CDF">
            <w:pPr>
              <w:jc w:val="center"/>
              <w:rPr>
                <w:rFonts w:ascii="Segoe UI Semibold" w:hAnsi="Segoe UI Semibold" w:cs="Segoe UI Semibold"/>
                <w:sz w:val="18"/>
                <w:szCs w:val="18"/>
              </w:rPr>
            </w:pPr>
            <w:r>
              <w:rPr>
                <w:rFonts w:ascii="Segoe UI Semibold" w:hAnsi="Segoe UI Semibold" w:cs="Segoe UI Semibold"/>
                <w:sz w:val="18"/>
                <w:szCs w:val="18"/>
              </w:rPr>
              <w:t>Obese</w:t>
            </w:r>
          </w:p>
        </w:tc>
        <w:tc>
          <w:tcPr>
            <w:tcW w:w="979" w:type="dxa"/>
            <w:vMerge w:val="restart"/>
            <w:hideMark/>
          </w:tcPr>
          <w:p w14:paraId="2B4C3476"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i/>
                <w:sz w:val="18"/>
                <w:szCs w:val="18"/>
              </w:rPr>
              <w:t>p</w:t>
            </w:r>
            <w:r w:rsidRPr="005E28C5">
              <w:rPr>
                <w:rFonts w:ascii="Segoe UI Semibold" w:hAnsi="Segoe UI Semibold" w:cs="Segoe UI Semibold"/>
                <w:sz w:val="18"/>
                <w:szCs w:val="18"/>
              </w:rPr>
              <w:t xml:space="preserve"> value</w:t>
            </w:r>
          </w:p>
        </w:tc>
      </w:tr>
      <w:tr w:rsidR="003822D7" w:rsidRPr="005E28C5" w14:paraId="0FBA2660" w14:textId="77777777" w:rsidTr="00044CDF">
        <w:trPr>
          <w:trHeight w:val="334"/>
        </w:trPr>
        <w:tc>
          <w:tcPr>
            <w:tcW w:w="1707" w:type="dxa"/>
            <w:vMerge/>
          </w:tcPr>
          <w:p w14:paraId="0AF8A9CF" w14:textId="77777777" w:rsidR="003822D7" w:rsidRDefault="003822D7" w:rsidP="00044CDF">
            <w:pPr>
              <w:rPr>
                <w:rFonts w:ascii="Gentium Basic" w:hAnsi="Gentium Basic"/>
                <w:b/>
              </w:rPr>
            </w:pPr>
          </w:p>
        </w:tc>
        <w:tc>
          <w:tcPr>
            <w:tcW w:w="671" w:type="dxa"/>
          </w:tcPr>
          <w:p w14:paraId="00971CEE"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mean</w:t>
            </w:r>
          </w:p>
        </w:tc>
        <w:tc>
          <w:tcPr>
            <w:tcW w:w="597" w:type="dxa"/>
          </w:tcPr>
          <w:p w14:paraId="403D88D0"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s</w:t>
            </w:r>
            <w:r>
              <w:rPr>
                <w:rFonts w:ascii="Segoe UI Semibold" w:hAnsi="Segoe UI Semibold" w:cs="Segoe UI Semibold"/>
                <w:sz w:val="18"/>
                <w:szCs w:val="18"/>
              </w:rPr>
              <w:t>.</w:t>
            </w:r>
            <w:r w:rsidRPr="005E28C5">
              <w:rPr>
                <w:rFonts w:ascii="Segoe UI Semibold" w:hAnsi="Segoe UI Semibold" w:cs="Segoe UI Semibold"/>
                <w:sz w:val="18"/>
                <w:szCs w:val="18"/>
              </w:rPr>
              <w:t>d</w:t>
            </w:r>
            <w:r>
              <w:rPr>
                <w:rFonts w:ascii="Segoe UI Semibold" w:hAnsi="Segoe UI Semibold" w:cs="Segoe UI Semibold"/>
                <w:sz w:val="18"/>
                <w:szCs w:val="18"/>
              </w:rPr>
              <w:t>.</w:t>
            </w:r>
          </w:p>
        </w:tc>
        <w:tc>
          <w:tcPr>
            <w:tcW w:w="671" w:type="dxa"/>
          </w:tcPr>
          <w:p w14:paraId="13B66FCE"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mean</w:t>
            </w:r>
          </w:p>
        </w:tc>
        <w:tc>
          <w:tcPr>
            <w:tcW w:w="597" w:type="dxa"/>
          </w:tcPr>
          <w:p w14:paraId="58EBE16A"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s</w:t>
            </w:r>
            <w:r>
              <w:rPr>
                <w:rFonts w:ascii="Segoe UI Semibold" w:hAnsi="Segoe UI Semibold" w:cs="Segoe UI Semibold"/>
                <w:sz w:val="18"/>
                <w:szCs w:val="18"/>
              </w:rPr>
              <w:t>.</w:t>
            </w:r>
            <w:r w:rsidRPr="005E28C5">
              <w:rPr>
                <w:rFonts w:ascii="Segoe UI Semibold" w:hAnsi="Segoe UI Semibold" w:cs="Segoe UI Semibold"/>
                <w:sz w:val="18"/>
                <w:szCs w:val="18"/>
              </w:rPr>
              <w:t>d</w:t>
            </w:r>
            <w:r>
              <w:rPr>
                <w:rFonts w:ascii="Segoe UI Semibold" w:hAnsi="Segoe UI Semibold" w:cs="Segoe UI Semibold"/>
                <w:sz w:val="18"/>
                <w:szCs w:val="18"/>
              </w:rPr>
              <w:t>.</w:t>
            </w:r>
          </w:p>
        </w:tc>
        <w:tc>
          <w:tcPr>
            <w:tcW w:w="979" w:type="dxa"/>
            <w:vMerge/>
          </w:tcPr>
          <w:p w14:paraId="6C338675" w14:textId="77777777" w:rsidR="003822D7" w:rsidRPr="005E28C5" w:rsidRDefault="003822D7" w:rsidP="00044CDF">
            <w:pPr>
              <w:jc w:val="center"/>
              <w:rPr>
                <w:rFonts w:ascii="Segoe UI Semibold" w:hAnsi="Segoe UI Semibold" w:cs="Segoe UI Semibold"/>
                <w:i/>
                <w:sz w:val="18"/>
                <w:szCs w:val="18"/>
              </w:rPr>
            </w:pPr>
          </w:p>
        </w:tc>
      </w:tr>
      <w:tr w:rsidR="003822D7" w:rsidRPr="005E28C5" w14:paraId="0256E40C" w14:textId="77777777" w:rsidTr="00044CDF">
        <w:trPr>
          <w:trHeight w:val="320"/>
        </w:trPr>
        <w:tc>
          <w:tcPr>
            <w:tcW w:w="1707" w:type="dxa"/>
            <w:hideMark/>
          </w:tcPr>
          <w:p w14:paraId="735EEBB1" w14:textId="77777777" w:rsidR="003822D7" w:rsidRPr="005E28C5" w:rsidRDefault="003822D7" w:rsidP="00044CDF">
            <w:pPr>
              <w:rPr>
                <w:rFonts w:ascii="Segoe UI Semibold" w:hAnsi="Segoe UI Semibold" w:cs="Segoe UI Semibold"/>
                <w:sz w:val="18"/>
                <w:szCs w:val="18"/>
              </w:rPr>
            </w:pPr>
            <w:r>
              <w:rPr>
                <w:rFonts w:ascii="Segoe UI Semibold" w:hAnsi="Segoe UI Semibold" w:cs="Segoe UI Semibold"/>
                <w:sz w:val="18"/>
                <w:szCs w:val="18"/>
              </w:rPr>
              <w:t>T</w:t>
            </w:r>
            <w:r w:rsidRPr="005E28C5">
              <w:rPr>
                <w:rFonts w:ascii="Segoe UI Semibold" w:hAnsi="Segoe UI Semibold" w:cs="Segoe UI Semibold"/>
                <w:sz w:val="18"/>
                <w:szCs w:val="18"/>
              </w:rPr>
              <w:t xml:space="preserve">otal chol </w:t>
            </w:r>
          </w:p>
        </w:tc>
        <w:tc>
          <w:tcPr>
            <w:tcW w:w="671" w:type="dxa"/>
            <w:hideMark/>
          </w:tcPr>
          <w:p w14:paraId="1B84D5B2"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2.1</w:t>
            </w:r>
          </w:p>
        </w:tc>
        <w:tc>
          <w:tcPr>
            <w:tcW w:w="597" w:type="dxa"/>
            <w:hideMark/>
          </w:tcPr>
          <w:p w14:paraId="5206D2D2"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0.4</w:t>
            </w:r>
          </w:p>
        </w:tc>
        <w:tc>
          <w:tcPr>
            <w:tcW w:w="671" w:type="dxa"/>
            <w:hideMark/>
          </w:tcPr>
          <w:p w14:paraId="6AD2B53A"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3.8</w:t>
            </w:r>
          </w:p>
        </w:tc>
        <w:tc>
          <w:tcPr>
            <w:tcW w:w="597" w:type="dxa"/>
            <w:hideMark/>
          </w:tcPr>
          <w:p w14:paraId="307F6456"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0.5</w:t>
            </w:r>
          </w:p>
        </w:tc>
        <w:tc>
          <w:tcPr>
            <w:tcW w:w="979" w:type="dxa"/>
            <w:hideMark/>
          </w:tcPr>
          <w:p w14:paraId="2239113C"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0.005</w:t>
            </w:r>
          </w:p>
        </w:tc>
      </w:tr>
      <w:tr w:rsidR="003822D7" w:rsidRPr="005E28C5" w14:paraId="39470C40" w14:textId="77777777" w:rsidTr="00044CDF">
        <w:trPr>
          <w:trHeight w:val="320"/>
        </w:trPr>
        <w:tc>
          <w:tcPr>
            <w:tcW w:w="1707" w:type="dxa"/>
            <w:hideMark/>
          </w:tcPr>
          <w:p w14:paraId="5A774B24" w14:textId="77777777" w:rsidR="003822D7" w:rsidRPr="005E28C5" w:rsidRDefault="003822D7" w:rsidP="00044CDF">
            <w:pPr>
              <w:rPr>
                <w:rFonts w:ascii="Segoe UI Semibold" w:hAnsi="Segoe UI Semibold" w:cs="Segoe UI Semibold"/>
                <w:sz w:val="18"/>
                <w:szCs w:val="18"/>
              </w:rPr>
            </w:pPr>
            <w:r w:rsidRPr="005E28C5">
              <w:rPr>
                <w:rFonts w:ascii="Segoe UI Semibold" w:hAnsi="Segoe UI Semibold" w:cs="Segoe UI Semibold"/>
                <w:sz w:val="18"/>
                <w:szCs w:val="18"/>
              </w:rPr>
              <w:t xml:space="preserve">LDL chol </w:t>
            </w:r>
          </w:p>
        </w:tc>
        <w:tc>
          <w:tcPr>
            <w:tcW w:w="671" w:type="dxa"/>
            <w:hideMark/>
          </w:tcPr>
          <w:p w14:paraId="2D8A996B"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0.9</w:t>
            </w:r>
          </w:p>
        </w:tc>
        <w:tc>
          <w:tcPr>
            <w:tcW w:w="597" w:type="dxa"/>
            <w:hideMark/>
          </w:tcPr>
          <w:p w14:paraId="392C7996"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0.3</w:t>
            </w:r>
          </w:p>
        </w:tc>
        <w:tc>
          <w:tcPr>
            <w:tcW w:w="671" w:type="dxa"/>
            <w:hideMark/>
          </w:tcPr>
          <w:p w14:paraId="7A412F8D"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1.1</w:t>
            </w:r>
          </w:p>
        </w:tc>
        <w:tc>
          <w:tcPr>
            <w:tcW w:w="597" w:type="dxa"/>
            <w:hideMark/>
          </w:tcPr>
          <w:p w14:paraId="31CA400A"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0.6</w:t>
            </w:r>
          </w:p>
        </w:tc>
        <w:tc>
          <w:tcPr>
            <w:tcW w:w="979" w:type="dxa"/>
            <w:hideMark/>
          </w:tcPr>
          <w:p w14:paraId="37079760"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0.604</w:t>
            </w:r>
          </w:p>
        </w:tc>
      </w:tr>
      <w:tr w:rsidR="003822D7" w:rsidRPr="005E28C5" w14:paraId="4B38562F" w14:textId="77777777" w:rsidTr="00044CDF">
        <w:trPr>
          <w:trHeight w:val="320"/>
        </w:trPr>
        <w:tc>
          <w:tcPr>
            <w:tcW w:w="1707" w:type="dxa"/>
            <w:hideMark/>
          </w:tcPr>
          <w:p w14:paraId="75ADCCF0" w14:textId="77777777" w:rsidR="003822D7" w:rsidRPr="005E28C5" w:rsidRDefault="003822D7" w:rsidP="00044CDF">
            <w:pPr>
              <w:rPr>
                <w:rFonts w:ascii="Segoe UI Semibold" w:hAnsi="Segoe UI Semibold" w:cs="Segoe UI Semibold"/>
                <w:sz w:val="18"/>
                <w:szCs w:val="18"/>
              </w:rPr>
            </w:pPr>
            <w:r w:rsidRPr="005E28C5">
              <w:rPr>
                <w:rFonts w:ascii="Segoe UI Semibold" w:hAnsi="Segoe UI Semibold" w:cs="Segoe UI Semibold"/>
                <w:sz w:val="18"/>
                <w:szCs w:val="18"/>
              </w:rPr>
              <w:t xml:space="preserve">HDL chol </w:t>
            </w:r>
          </w:p>
        </w:tc>
        <w:tc>
          <w:tcPr>
            <w:tcW w:w="671" w:type="dxa"/>
            <w:hideMark/>
          </w:tcPr>
          <w:p w14:paraId="279BFD4A"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1.0</w:t>
            </w:r>
          </w:p>
        </w:tc>
        <w:tc>
          <w:tcPr>
            <w:tcW w:w="597" w:type="dxa"/>
            <w:hideMark/>
          </w:tcPr>
          <w:p w14:paraId="2650BB27"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0.2</w:t>
            </w:r>
          </w:p>
        </w:tc>
        <w:tc>
          <w:tcPr>
            <w:tcW w:w="671" w:type="dxa"/>
            <w:hideMark/>
          </w:tcPr>
          <w:p w14:paraId="022894A6"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1.7</w:t>
            </w:r>
          </w:p>
        </w:tc>
        <w:tc>
          <w:tcPr>
            <w:tcW w:w="597" w:type="dxa"/>
            <w:hideMark/>
          </w:tcPr>
          <w:p w14:paraId="69DB50BC"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0.3</w:t>
            </w:r>
          </w:p>
        </w:tc>
        <w:tc>
          <w:tcPr>
            <w:tcW w:w="979" w:type="dxa"/>
            <w:hideMark/>
          </w:tcPr>
          <w:p w14:paraId="1DB5317D"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0.003</w:t>
            </w:r>
          </w:p>
        </w:tc>
      </w:tr>
      <w:tr w:rsidR="003822D7" w:rsidRPr="005E28C5" w14:paraId="17091BE9" w14:textId="77777777" w:rsidTr="00044CDF">
        <w:trPr>
          <w:trHeight w:val="320"/>
        </w:trPr>
        <w:tc>
          <w:tcPr>
            <w:tcW w:w="1707" w:type="dxa"/>
            <w:hideMark/>
          </w:tcPr>
          <w:p w14:paraId="4B4F37BE" w14:textId="77777777" w:rsidR="003822D7" w:rsidRPr="005E28C5" w:rsidRDefault="003822D7" w:rsidP="00044CDF">
            <w:pPr>
              <w:rPr>
                <w:rFonts w:ascii="Segoe UI Semibold" w:hAnsi="Segoe UI Semibold" w:cs="Segoe UI Semibold"/>
                <w:sz w:val="18"/>
                <w:szCs w:val="18"/>
              </w:rPr>
            </w:pPr>
            <w:r>
              <w:rPr>
                <w:rFonts w:ascii="Segoe UI Semibold" w:hAnsi="Segoe UI Semibold" w:cs="Segoe UI Semibold"/>
                <w:sz w:val="18"/>
                <w:szCs w:val="18"/>
              </w:rPr>
              <w:t>TG</w:t>
            </w:r>
            <w:r w:rsidRPr="005E28C5">
              <w:rPr>
                <w:rFonts w:ascii="Segoe UI Semibold" w:hAnsi="Segoe UI Semibold" w:cs="Segoe UI Semibold"/>
                <w:sz w:val="18"/>
                <w:szCs w:val="18"/>
              </w:rPr>
              <w:t xml:space="preserve">s </w:t>
            </w:r>
          </w:p>
        </w:tc>
        <w:tc>
          <w:tcPr>
            <w:tcW w:w="671" w:type="dxa"/>
            <w:hideMark/>
          </w:tcPr>
          <w:p w14:paraId="391A58BA"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0.8</w:t>
            </w:r>
          </w:p>
        </w:tc>
        <w:tc>
          <w:tcPr>
            <w:tcW w:w="597" w:type="dxa"/>
            <w:hideMark/>
          </w:tcPr>
          <w:p w14:paraId="42CAB634"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0.3</w:t>
            </w:r>
          </w:p>
        </w:tc>
        <w:tc>
          <w:tcPr>
            <w:tcW w:w="671" w:type="dxa"/>
            <w:hideMark/>
          </w:tcPr>
          <w:p w14:paraId="75BCD289"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0.8</w:t>
            </w:r>
          </w:p>
        </w:tc>
        <w:tc>
          <w:tcPr>
            <w:tcW w:w="597" w:type="dxa"/>
            <w:hideMark/>
          </w:tcPr>
          <w:p w14:paraId="67E5D651"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0.4</w:t>
            </w:r>
          </w:p>
        </w:tc>
        <w:tc>
          <w:tcPr>
            <w:tcW w:w="979" w:type="dxa"/>
            <w:hideMark/>
          </w:tcPr>
          <w:p w14:paraId="775BC7B3"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0.916</w:t>
            </w:r>
          </w:p>
        </w:tc>
      </w:tr>
      <w:tr w:rsidR="003822D7" w:rsidRPr="005E28C5" w14:paraId="460EE910" w14:textId="77777777" w:rsidTr="00044CDF">
        <w:trPr>
          <w:trHeight w:val="320"/>
        </w:trPr>
        <w:tc>
          <w:tcPr>
            <w:tcW w:w="1707" w:type="dxa"/>
            <w:hideMark/>
          </w:tcPr>
          <w:p w14:paraId="5380731D" w14:textId="77777777" w:rsidR="003822D7" w:rsidRPr="005E28C5" w:rsidRDefault="003822D7" w:rsidP="00044CDF">
            <w:pPr>
              <w:rPr>
                <w:rFonts w:ascii="Segoe UI Semibold" w:hAnsi="Segoe UI Semibold" w:cs="Segoe UI Semibold"/>
                <w:sz w:val="18"/>
                <w:szCs w:val="18"/>
              </w:rPr>
            </w:pPr>
            <w:r w:rsidRPr="005E28C5">
              <w:rPr>
                <w:rFonts w:ascii="Segoe UI Semibold" w:hAnsi="Segoe UI Semibold" w:cs="Segoe UI Semibold"/>
                <w:sz w:val="18"/>
                <w:szCs w:val="18"/>
              </w:rPr>
              <w:t>F</w:t>
            </w:r>
            <w:r>
              <w:rPr>
                <w:rFonts w:ascii="Segoe UI Semibold" w:hAnsi="Segoe UI Semibold" w:cs="Segoe UI Semibold"/>
                <w:sz w:val="18"/>
                <w:szCs w:val="18"/>
              </w:rPr>
              <w:t>A</w:t>
            </w:r>
            <w:r w:rsidRPr="005E28C5">
              <w:rPr>
                <w:rFonts w:ascii="Segoe UI Semibold" w:hAnsi="Segoe UI Semibold" w:cs="Segoe UI Semibold"/>
                <w:sz w:val="18"/>
                <w:szCs w:val="18"/>
              </w:rPr>
              <w:t xml:space="preserve">s </w:t>
            </w:r>
          </w:p>
        </w:tc>
        <w:tc>
          <w:tcPr>
            <w:tcW w:w="671" w:type="dxa"/>
            <w:hideMark/>
          </w:tcPr>
          <w:p w14:paraId="01CD0597"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0.4</w:t>
            </w:r>
          </w:p>
        </w:tc>
        <w:tc>
          <w:tcPr>
            <w:tcW w:w="597" w:type="dxa"/>
            <w:hideMark/>
          </w:tcPr>
          <w:p w14:paraId="315C3478"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0.1</w:t>
            </w:r>
          </w:p>
        </w:tc>
        <w:tc>
          <w:tcPr>
            <w:tcW w:w="671" w:type="dxa"/>
            <w:hideMark/>
          </w:tcPr>
          <w:p w14:paraId="3955A56E"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0.8</w:t>
            </w:r>
          </w:p>
        </w:tc>
        <w:tc>
          <w:tcPr>
            <w:tcW w:w="597" w:type="dxa"/>
            <w:hideMark/>
          </w:tcPr>
          <w:p w14:paraId="25B84288"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0.3</w:t>
            </w:r>
          </w:p>
        </w:tc>
        <w:tc>
          <w:tcPr>
            <w:tcW w:w="979" w:type="dxa"/>
            <w:hideMark/>
          </w:tcPr>
          <w:p w14:paraId="28DD1F85" w14:textId="77777777" w:rsidR="003822D7" w:rsidRPr="005E28C5" w:rsidRDefault="003822D7" w:rsidP="00044CDF">
            <w:pPr>
              <w:jc w:val="center"/>
              <w:rPr>
                <w:rFonts w:ascii="Segoe UI Semibold" w:hAnsi="Segoe UI Semibold" w:cs="Segoe UI Semibold"/>
                <w:sz w:val="18"/>
                <w:szCs w:val="18"/>
              </w:rPr>
            </w:pPr>
            <w:r w:rsidRPr="005E28C5">
              <w:rPr>
                <w:rFonts w:ascii="Segoe UI Semibold" w:hAnsi="Segoe UI Semibold" w:cs="Segoe UI Semibold"/>
                <w:sz w:val="18"/>
                <w:szCs w:val="18"/>
              </w:rPr>
              <w:t>0.024</w:t>
            </w:r>
          </w:p>
        </w:tc>
      </w:tr>
    </w:tbl>
    <w:p w14:paraId="450FEA0C" w14:textId="77777777" w:rsidR="003822D7" w:rsidRDefault="003822D7" w:rsidP="003822D7">
      <w:pPr>
        <w:spacing w:line="259" w:lineRule="auto"/>
        <w:contextualSpacing/>
        <w:rPr>
          <w:rFonts w:ascii="Gentium Basic" w:hAnsi="Gentium Basic" w:cs="Gentium Plus"/>
          <w:bCs/>
          <w:sz w:val="18"/>
          <w:szCs w:val="18"/>
        </w:rPr>
      </w:pPr>
    </w:p>
    <w:p w14:paraId="0E92A308" w14:textId="77777777" w:rsidR="003822D7" w:rsidRDefault="003822D7" w:rsidP="003822D7">
      <w:pPr>
        <w:spacing w:line="259" w:lineRule="auto"/>
        <w:contextualSpacing/>
        <w:rPr>
          <w:rFonts w:ascii="Gentium Basic" w:hAnsi="Gentium Basic" w:cs="Gentium Plus"/>
          <w:bCs/>
          <w:sz w:val="18"/>
          <w:szCs w:val="18"/>
        </w:rPr>
      </w:pPr>
    </w:p>
    <w:p w14:paraId="2A852720" w14:textId="77777777" w:rsidR="003822D7" w:rsidRDefault="003822D7" w:rsidP="003822D7">
      <w:pPr>
        <w:spacing w:line="259" w:lineRule="auto"/>
        <w:contextualSpacing/>
        <w:rPr>
          <w:rFonts w:ascii="Gentium Basic" w:hAnsi="Gentium Basic" w:cs="Gentium Plus"/>
          <w:bCs/>
          <w:sz w:val="18"/>
          <w:szCs w:val="18"/>
        </w:rPr>
      </w:pPr>
    </w:p>
    <w:p w14:paraId="513AB976" w14:textId="77777777" w:rsidR="003822D7" w:rsidRDefault="003822D7" w:rsidP="003822D7">
      <w:pPr>
        <w:spacing w:line="259" w:lineRule="auto"/>
        <w:contextualSpacing/>
        <w:rPr>
          <w:rFonts w:ascii="Gentium Basic" w:hAnsi="Gentium Basic" w:cs="Gentium Plus"/>
          <w:bCs/>
          <w:sz w:val="18"/>
          <w:szCs w:val="18"/>
        </w:rPr>
      </w:pPr>
    </w:p>
    <w:p w14:paraId="54E9BE9B" w14:textId="77777777" w:rsidR="003822D7" w:rsidRDefault="003822D7" w:rsidP="003822D7">
      <w:pPr>
        <w:spacing w:line="259" w:lineRule="auto"/>
        <w:contextualSpacing/>
        <w:rPr>
          <w:rFonts w:ascii="Gentium Basic" w:hAnsi="Gentium Basic" w:cs="Gentium Plus"/>
          <w:bCs/>
          <w:sz w:val="18"/>
          <w:szCs w:val="18"/>
        </w:rPr>
      </w:pPr>
    </w:p>
    <w:p w14:paraId="264218E0" w14:textId="77777777" w:rsidR="003822D7" w:rsidRDefault="003822D7" w:rsidP="003822D7">
      <w:pPr>
        <w:spacing w:line="259" w:lineRule="auto"/>
        <w:contextualSpacing/>
        <w:rPr>
          <w:rFonts w:ascii="Gentium Basic" w:hAnsi="Gentium Basic" w:cs="Gentium Plus"/>
          <w:bCs/>
          <w:sz w:val="18"/>
          <w:szCs w:val="18"/>
        </w:rPr>
      </w:pPr>
    </w:p>
    <w:p w14:paraId="50C117AD" w14:textId="77777777" w:rsidR="003822D7" w:rsidRDefault="003822D7" w:rsidP="003822D7">
      <w:pPr>
        <w:spacing w:line="259" w:lineRule="auto"/>
        <w:contextualSpacing/>
        <w:rPr>
          <w:rFonts w:ascii="Gentium Basic" w:hAnsi="Gentium Basic" w:cs="Gentium Plus"/>
          <w:bCs/>
          <w:sz w:val="18"/>
          <w:szCs w:val="18"/>
        </w:rPr>
      </w:pPr>
    </w:p>
    <w:p w14:paraId="1AB61A92" w14:textId="77777777" w:rsidR="003822D7" w:rsidRDefault="003822D7" w:rsidP="003822D7">
      <w:pPr>
        <w:spacing w:line="259" w:lineRule="auto"/>
        <w:contextualSpacing/>
        <w:rPr>
          <w:rFonts w:ascii="Gentium Basic" w:hAnsi="Gentium Basic" w:cs="Gentium Plus"/>
          <w:bCs/>
          <w:sz w:val="18"/>
          <w:szCs w:val="18"/>
        </w:rPr>
      </w:pPr>
    </w:p>
    <w:p w14:paraId="57261AE5" w14:textId="77777777" w:rsidR="003822D7" w:rsidRDefault="003822D7" w:rsidP="003822D7">
      <w:pPr>
        <w:spacing w:line="259" w:lineRule="auto"/>
        <w:contextualSpacing/>
        <w:rPr>
          <w:rFonts w:ascii="Gentium Basic" w:hAnsi="Gentium Basic" w:cs="Gentium Plus"/>
          <w:bCs/>
          <w:sz w:val="18"/>
          <w:szCs w:val="18"/>
        </w:rPr>
      </w:pPr>
    </w:p>
    <w:p w14:paraId="6BE2A472" w14:textId="77777777" w:rsidR="003822D7" w:rsidRDefault="003822D7" w:rsidP="003822D7">
      <w:pPr>
        <w:spacing w:line="259" w:lineRule="auto"/>
        <w:contextualSpacing/>
        <w:rPr>
          <w:rFonts w:ascii="Gentium Basic" w:hAnsi="Gentium Basic" w:cs="Gentium Plus"/>
          <w:bCs/>
          <w:sz w:val="18"/>
          <w:szCs w:val="18"/>
        </w:rPr>
      </w:pPr>
    </w:p>
    <w:p w14:paraId="70CBA0C6" w14:textId="77777777" w:rsidR="003822D7" w:rsidRPr="00C36E2E" w:rsidRDefault="003822D7" w:rsidP="003822D7">
      <w:pPr>
        <w:spacing w:line="259" w:lineRule="auto"/>
        <w:contextualSpacing/>
        <w:rPr>
          <w:rFonts w:ascii="Gentium Basic" w:hAnsi="Gentium Basic" w:cs="Gentium Plus"/>
          <w:bCs/>
          <w:sz w:val="18"/>
          <w:szCs w:val="18"/>
        </w:rPr>
      </w:pPr>
    </w:p>
    <w:p w14:paraId="4EE3B368" w14:textId="77777777" w:rsidR="003822D7" w:rsidRDefault="003822D7" w:rsidP="003822D7">
      <w:pPr>
        <w:rPr>
          <w:rFonts w:ascii="Gentium Basic" w:hAnsi="Gentium Basic"/>
          <w:b/>
        </w:rPr>
      </w:pPr>
      <w:r>
        <w:rPr>
          <w:rFonts w:ascii="Gentium Basic" w:hAnsi="Gentium Basic"/>
          <w:b/>
          <w:bCs/>
          <w:iCs/>
          <w:sz w:val="18"/>
          <w:szCs w:val="18"/>
        </w:rPr>
        <w:t>Table S1.  Clinical lipid measures</w:t>
      </w:r>
      <w:r w:rsidRPr="00C36E2E">
        <w:rPr>
          <w:rFonts w:ascii="Gentium Basic" w:hAnsi="Gentium Basic"/>
          <w:b/>
          <w:bCs/>
          <w:iCs/>
          <w:sz w:val="18"/>
          <w:szCs w:val="18"/>
        </w:rPr>
        <w:t>.</w:t>
      </w:r>
      <w:r w:rsidRPr="00C36E2E">
        <w:rPr>
          <w:rFonts w:ascii="Gentium Basic" w:hAnsi="Gentium Basic"/>
          <w:iCs/>
          <w:sz w:val="18"/>
          <w:szCs w:val="18"/>
        </w:rPr>
        <w:t xml:space="preserve">  </w:t>
      </w:r>
      <w:r>
        <w:rPr>
          <w:rFonts w:ascii="Gentium Basic" w:hAnsi="Gentium Basic"/>
          <w:iCs/>
          <w:sz w:val="18"/>
          <w:szCs w:val="18"/>
        </w:rPr>
        <w:t xml:space="preserve">Values plotted </w:t>
      </w:r>
      <w:r w:rsidRPr="00896CA3">
        <w:rPr>
          <w:rFonts w:ascii="Gentium Basic" w:hAnsi="Gentium Basic"/>
          <w:iCs/>
          <w:sz w:val="18"/>
          <w:szCs w:val="18"/>
        </w:rPr>
        <w:t xml:space="preserve">in </w:t>
      </w:r>
      <w:r w:rsidRPr="00896CA3">
        <w:rPr>
          <w:rFonts w:ascii="Gentium Basic" w:hAnsi="Gentium Basic"/>
          <w:i/>
          <w:iCs/>
          <w:sz w:val="18"/>
          <w:szCs w:val="18"/>
        </w:rPr>
        <w:t>Fig. 3</w:t>
      </w:r>
      <w:r w:rsidRPr="00896CA3">
        <w:rPr>
          <w:rFonts w:ascii="Gentium Basic" w:hAnsi="Gentium Basic"/>
          <w:iCs/>
          <w:sz w:val="18"/>
          <w:szCs w:val="18"/>
        </w:rPr>
        <w:t>.</w:t>
      </w:r>
      <w:r>
        <w:rPr>
          <w:rFonts w:ascii="Gentium Basic" w:hAnsi="Gentium Basic"/>
          <w:iCs/>
          <w:sz w:val="18"/>
          <w:szCs w:val="18"/>
        </w:rPr>
        <w:t xml:space="preserve">  All measures in mmol/L.</w:t>
      </w:r>
    </w:p>
    <w:p w14:paraId="106670C7" w14:textId="77777777" w:rsidR="003822D7" w:rsidRPr="00F65B3B" w:rsidRDefault="003822D7" w:rsidP="003822D7">
      <w:pPr>
        <w:pStyle w:val="Acknowledgement"/>
        <w:spacing w:before="0" w:line="259" w:lineRule="auto"/>
        <w:ind w:left="0" w:firstLine="0"/>
        <w:rPr>
          <w:rFonts w:ascii="Gentium Basic" w:hAnsi="Gentium Basic"/>
          <w:iCs/>
          <w:sz w:val="18"/>
          <w:szCs w:val="18"/>
        </w:rPr>
      </w:pPr>
    </w:p>
    <w:p w14:paraId="45014D85" w14:textId="77777777" w:rsidR="003822D7" w:rsidRDefault="003822D7" w:rsidP="003822D7">
      <w:pPr>
        <w:spacing w:line="259" w:lineRule="auto"/>
        <w:contextualSpacing/>
        <w:rPr>
          <w:rFonts w:ascii="Gentium Basic" w:hAnsi="Gentium Basic" w:cs="Gentium Plus"/>
          <w:bCs/>
          <w:sz w:val="18"/>
          <w:szCs w:val="18"/>
        </w:rPr>
      </w:pPr>
    </w:p>
    <w:p w14:paraId="5E07CF3E" w14:textId="77777777" w:rsidR="003822D7" w:rsidRDefault="003822D7" w:rsidP="003822D7">
      <w:pPr>
        <w:spacing w:line="259" w:lineRule="auto"/>
        <w:contextualSpacing/>
        <w:rPr>
          <w:rFonts w:ascii="Gentium Basic" w:hAnsi="Gentium Basic" w:cs="Gentium Plus"/>
          <w:bCs/>
          <w:sz w:val="18"/>
          <w:szCs w:val="18"/>
        </w:rPr>
      </w:pPr>
    </w:p>
    <w:p w14:paraId="6CA654E3" w14:textId="77777777" w:rsidR="003822D7" w:rsidRDefault="003822D7" w:rsidP="003822D7">
      <w:pPr>
        <w:spacing w:line="259" w:lineRule="auto"/>
        <w:contextualSpacing/>
        <w:rPr>
          <w:rFonts w:ascii="Gentium Basic" w:hAnsi="Gentium Basic" w:cs="Gentium Plus"/>
          <w:bCs/>
          <w:sz w:val="18"/>
          <w:szCs w:val="18"/>
        </w:rPr>
      </w:pPr>
    </w:p>
    <w:p w14:paraId="441380BA" w14:textId="77777777" w:rsidR="003822D7" w:rsidRDefault="003822D7" w:rsidP="003822D7">
      <w:pPr>
        <w:spacing w:line="259" w:lineRule="auto"/>
        <w:contextualSpacing/>
        <w:rPr>
          <w:rFonts w:ascii="Gentium Basic" w:hAnsi="Gentium Basic" w:cs="Gentium Plus"/>
          <w:bCs/>
          <w:sz w:val="18"/>
          <w:szCs w:val="18"/>
        </w:rPr>
      </w:pPr>
    </w:p>
    <w:p w14:paraId="3B3E2794" w14:textId="77777777" w:rsidR="003822D7" w:rsidRDefault="003822D7" w:rsidP="003822D7">
      <w:pPr>
        <w:spacing w:line="259" w:lineRule="auto"/>
        <w:contextualSpacing/>
        <w:rPr>
          <w:rFonts w:ascii="Gentium Basic" w:hAnsi="Gentium Basic" w:cs="Gentium Plus"/>
          <w:bCs/>
          <w:sz w:val="18"/>
          <w:szCs w:val="18"/>
        </w:rPr>
      </w:pPr>
    </w:p>
    <w:p w14:paraId="5A812198" w14:textId="77777777" w:rsidR="003822D7" w:rsidRDefault="003822D7" w:rsidP="003822D7">
      <w:pPr>
        <w:rPr>
          <w:rFonts w:ascii="Gentium Basic" w:hAnsi="Gentium Basic" w:cs="Gentium Plus"/>
          <w:bCs/>
          <w:sz w:val="18"/>
          <w:szCs w:val="18"/>
        </w:rPr>
      </w:pPr>
      <w:r>
        <w:rPr>
          <w:rFonts w:ascii="Gentium Basic" w:hAnsi="Gentium Basic" w:cs="Gentium Plus"/>
          <w:bCs/>
          <w:sz w:val="18"/>
          <w:szCs w:val="18"/>
        </w:rPr>
        <w:br w:type="page"/>
      </w:r>
    </w:p>
    <w:tbl>
      <w:tblPr>
        <w:tblW w:w="6280" w:type="dxa"/>
        <w:tblCellMar>
          <w:left w:w="0" w:type="dxa"/>
          <w:right w:w="0" w:type="dxa"/>
        </w:tblCellMar>
        <w:tblLook w:val="0600" w:firstRow="0" w:lastRow="0" w:firstColumn="0" w:lastColumn="0" w:noHBand="1" w:noVBand="1"/>
      </w:tblPr>
      <w:tblGrid>
        <w:gridCol w:w="2094"/>
        <w:gridCol w:w="2093"/>
        <w:gridCol w:w="2093"/>
      </w:tblGrid>
      <w:tr w:rsidR="003822D7" w:rsidRPr="00A734F1" w14:paraId="36C0D394" w14:textId="77777777" w:rsidTr="00044CDF">
        <w:trPr>
          <w:trHeight w:val="264"/>
        </w:trPr>
        <w:tc>
          <w:tcPr>
            <w:tcW w:w="2094" w:type="dxa"/>
            <w:tcBorders>
              <w:top w:val="single" w:sz="8" w:space="0" w:color="000000"/>
              <w:left w:val="nil"/>
              <w:bottom w:val="nil"/>
              <w:right w:val="nil"/>
            </w:tcBorders>
            <w:shd w:val="clear" w:color="auto" w:fill="auto"/>
            <w:tcMar>
              <w:top w:w="13" w:type="dxa"/>
              <w:left w:w="13" w:type="dxa"/>
              <w:bottom w:w="0" w:type="dxa"/>
              <w:right w:w="13" w:type="dxa"/>
            </w:tcMar>
            <w:vAlign w:val="center"/>
            <w:hideMark/>
          </w:tcPr>
          <w:p w14:paraId="26F2B357"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lastRenderedPageBreak/>
              <w:t>LIV</w:t>
            </w:r>
          </w:p>
          <w:p w14:paraId="47D6D264"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(obese)</w:t>
            </w:r>
          </w:p>
        </w:tc>
        <w:tc>
          <w:tcPr>
            <w:tcW w:w="2093" w:type="dxa"/>
            <w:tcBorders>
              <w:top w:val="single" w:sz="8" w:space="0" w:color="000000"/>
              <w:left w:val="nil"/>
              <w:bottom w:val="nil"/>
              <w:right w:val="nil"/>
            </w:tcBorders>
            <w:shd w:val="clear" w:color="auto" w:fill="auto"/>
            <w:tcMar>
              <w:top w:w="13" w:type="dxa"/>
              <w:left w:w="13" w:type="dxa"/>
              <w:bottom w:w="0" w:type="dxa"/>
              <w:right w:w="13" w:type="dxa"/>
            </w:tcMar>
            <w:vAlign w:val="center"/>
            <w:hideMark/>
          </w:tcPr>
          <w:p w14:paraId="1752329A"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ADI</w:t>
            </w:r>
          </w:p>
          <w:p w14:paraId="476C037B"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(lean)</w:t>
            </w:r>
          </w:p>
        </w:tc>
        <w:tc>
          <w:tcPr>
            <w:tcW w:w="2093" w:type="dxa"/>
            <w:tcBorders>
              <w:top w:val="single" w:sz="8" w:space="0" w:color="000000"/>
              <w:left w:val="nil"/>
              <w:bottom w:val="nil"/>
              <w:right w:val="nil"/>
            </w:tcBorders>
            <w:shd w:val="clear" w:color="auto" w:fill="auto"/>
            <w:tcMar>
              <w:top w:w="13" w:type="dxa"/>
              <w:left w:w="13" w:type="dxa"/>
              <w:bottom w:w="0" w:type="dxa"/>
              <w:right w:w="13" w:type="dxa"/>
            </w:tcMar>
            <w:vAlign w:val="center"/>
            <w:hideMark/>
          </w:tcPr>
          <w:p w14:paraId="15CE4EBE"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HEA</w:t>
            </w:r>
          </w:p>
          <w:p w14:paraId="26AF8653" w14:textId="77777777" w:rsidR="003822D7" w:rsidRPr="00A734F1" w:rsidRDefault="003822D7" w:rsidP="00044CDF">
            <w:pPr>
              <w:spacing w:line="259" w:lineRule="auto"/>
              <w:contextualSpacing/>
              <w:jc w:val="center"/>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(lean)</w:t>
            </w:r>
          </w:p>
        </w:tc>
      </w:tr>
      <w:tr w:rsidR="003822D7" w:rsidRPr="00A734F1" w14:paraId="310D19E2"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1E819BC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DG(23:00)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D42C27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352A4105"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74D87828"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5EA6CE5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DG(27:00)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4047A8C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8223F0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17140580"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2F869277"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DG(27:01)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58ADA37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865DE7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022D6E65"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7623AE8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DG(31:02)</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51EC5A1F"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34A3DB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1BED8310"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23F0CA12"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DG(33:02)</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784E2E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0021BB3"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3469EB92"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01C9B8FC"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32CA498E"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DG(35:01)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574944C"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31DF1AD7"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5E7F103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4B9DCF1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DG(35:02)</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01E9FA5"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2EC303CB"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57156FC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C6E7DC2"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DG(35:05)</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5DB727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4D831799"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0A753DF1"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TG(33:00)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4ED60D0F"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4BFCF5F"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5217CA29"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392D293E"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TG(35:00)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493EF2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A49F3B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28D8AC37"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75B36B72"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TG(37:00)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F2DEB79"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FAF72E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1349D343"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1B5383B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TG(37:01)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DF0ACC3"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TG(37:01)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4520B84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70808FE7"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123A5A8E"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TG(39:00)</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63B0A95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B5C56F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70803B04"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0F1D72C7"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7C8F875"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TG(39:01)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3F09B3C"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72D7144F"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0264E9C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4699C0F"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294D5B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TG(45:01)</w:t>
            </w:r>
          </w:p>
        </w:tc>
      </w:tr>
      <w:tr w:rsidR="003822D7" w:rsidRPr="00A734F1" w14:paraId="1D434CAD"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40330433"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TG(47:01)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034E8C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8D2E261"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34FAF9DD"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39E15BDC"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58DDB6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E26E3B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TG(49:00)</w:t>
            </w:r>
          </w:p>
        </w:tc>
      </w:tr>
      <w:tr w:rsidR="003822D7" w:rsidRPr="00A734F1" w14:paraId="3568EF12"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1B505C0B"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TG(49:01)</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4E7D3C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CB48BE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492D2636"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15A855A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5EA2EB8"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TG(49:02)</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340F474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3859F6BB"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641FB5C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TG(51:02)</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2F8DEDDC"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72EAE4D7"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048BE9DF"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6E5B29B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TG(51:03)</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3A5B4943"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5B1660C9"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24DFD712"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0697C43E"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075022CB"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TG(51:04)</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285375ED"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6BD38AE3"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3A4A9C7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5B6058C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A3B3100"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TG(51:05)</w:t>
            </w:r>
          </w:p>
        </w:tc>
      </w:tr>
      <w:tr w:rsidR="003822D7" w:rsidRPr="00A734F1" w14:paraId="048CA27C" w14:textId="77777777" w:rsidTr="00044CDF">
        <w:trPr>
          <w:trHeight w:val="264"/>
        </w:trPr>
        <w:tc>
          <w:tcPr>
            <w:tcW w:w="2094" w:type="dxa"/>
            <w:tcBorders>
              <w:top w:val="nil"/>
              <w:left w:val="nil"/>
              <w:bottom w:val="nil"/>
              <w:right w:val="nil"/>
            </w:tcBorders>
            <w:shd w:val="clear" w:color="auto" w:fill="auto"/>
            <w:tcMar>
              <w:top w:w="13" w:type="dxa"/>
              <w:left w:w="13" w:type="dxa"/>
              <w:bottom w:w="0" w:type="dxa"/>
              <w:right w:w="13" w:type="dxa"/>
            </w:tcMar>
            <w:vAlign w:val="bottom"/>
            <w:hideMark/>
          </w:tcPr>
          <w:p w14:paraId="2D842804"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TG(53:03)</w:t>
            </w: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41FFFD8A"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nil"/>
              <w:right w:val="nil"/>
            </w:tcBorders>
            <w:shd w:val="clear" w:color="auto" w:fill="auto"/>
            <w:tcMar>
              <w:top w:w="13" w:type="dxa"/>
              <w:left w:w="13" w:type="dxa"/>
              <w:bottom w:w="0" w:type="dxa"/>
              <w:right w:w="13" w:type="dxa"/>
            </w:tcMar>
            <w:vAlign w:val="bottom"/>
            <w:hideMark/>
          </w:tcPr>
          <w:p w14:paraId="14AE7A0B"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r>
      <w:tr w:rsidR="003822D7" w:rsidRPr="00A734F1" w14:paraId="58650734" w14:textId="77777777" w:rsidTr="00044CDF">
        <w:trPr>
          <w:trHeight w:val="264"/>
        </w:trPr>
        <w:tc>
          <w:tcPr>
            <w:tcW w:w="2094"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22422226"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5E24E0FF"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p>
        </w:tc>
        <w:tc>
          <w:tcPr>
            <w:tcW w:w="2093" w:type="dxa"/>
            <w:tcBorders>
              <w:top w:val="nil"/>
              <w:left w:val="nil"/>
              <w:bottom w:val="single" w:sz="8" w:space="0" w:color="000000"/>
              <w:right w:val="nil"/>
            </w:tcBorders>
            <w:shd w:val="clear" w:color="auto" w:fill="auto"/>
            <w:tcMar>
              <w:top w:w="13" w:type="dxa"/>
              <w:left w:w="13" w:type="dxa"/>
              <w:bottom w:w="0" w:type="dxa"/>
              <w:right w:w="13" w:type="dxa"/>
            </w:tcMar>
            <w:vAlign w:val="bottom"/>
            <w:hideMark/>
          </w:tcPr>
          <w:p w14:paraId="47D884A2" w14:textId="77777777" w:rsidR="003822D7" w:rsidRPr="00A734F1" w:rsidRDefault="003822D7" w:rsidP="00044CDF">
            <w:pPr>
              <w:spacing w:line="259" w:lineRule="auto"/>
              <w:contextualSpacing/>
              <w:rPr>
                <w:rFonts w:ascii="Segoe UI Semibold" w:eastAsia="SimSun" w:hAnsi="Segoe UI Semibold" w:cs="Segoe UI Semibold"/>
                <w:bCs/>
                <w:sz w:val="18"/>
                <w:szCs w:val="18"/>
                <w:lang w:eastAsia="en-US"/>
              </w:rPr>
            </w:pPr>
            <w:r w:rsidRPr="00A734F1">
              <w:rPr>
                <w:rFonts w:ascii="Segoe UI Semibold" w:eastAsia="SimSun" w:hAnsi="Segoe UI Semibold" w:cs="Segoe UI Semibold"/>
                <w:bCs/>
                <w:sz w:val="18"/>
                <w:szCs w:val="18"/>
                <w:lang w:eastAsia="en-US"/>
              </w:rPr>
              <w:t>TG(55:01)</w:t>
            </w:r>
          </w:p>
        </w:tc>
      </w:tr>
    </w:tbl>
    <w:p w14:paraId="36D23341" w14:textId="77777777" w:rsidR="003822D7" w:rsidRPr="00C36E2E" w:rsidRDefault="003822D7" w:rsidP="003822D7">
      <w:pPr>
        <w:spacing w:line="259" w:lineRule="auto"/>
        <w:contextualSpacing/>
        <w:rPr>
          <w:rFonts w:ascii="Gentium Basic" w:hAnsi="Gentium Basic" w:cs="Gentium Plus"/>
          <w:bCs/>
          <w:sz w:val="18"/>
          <w:szCs w:val="18"/>
        </w:rPr>
      </w:pPr>
    </w:p>
    <w:p w14:paraId="39050487" w14:textId="77777777" w:rsidR="003822D7" w:rsidRDefault="003822D7" w:rsidP="003822D7">
      <w:pPr>
        <w:rPr>
          <w:rFonts w:ascii="Gentium Basic" w:hAnsi="Gentium Basic"/>
          <w:iCs/>
          <w:sz w:val="18"/>
          <w:szCs w:val="18"/>
        </w:rPr>
      </w:pPr>
      <w:r>
        <w:rPr>
          <w:rFonts w:ascii="Gentium Basic" w:hAnsi="Gentium Basic"/>
          <w:b/>
          <w:bCs/>
          <w:iCs/>
          <w:sz w:val="18"/>
          <w:szCs w:val="18"/>
        </w:rPr>
        <w:t>Table S2.  Odd-chain containing triglyceride and triglyceride fragments</w:t>
      </w:r>
      <w:r w:rsidRPr="00C36E2E">
        <w:rPr>
          <w:rFonts w:ascii="Gentium Basic" w:hAnsi="Gentium Basic"/>
          <w:b/>
          <w:bCs/>
          <w:iCs/>
          <w:sz w:val="18"/>
          <w:szCs w:val="18"/>
        </w:rPr>
        <w:t>.</w:t>
      </w:r>
      <w:r w:rsidRPr="00C36E2E">
        <w:rPr>
          <w:rFonts w:ascii="Gentium Basic" w:hAnsi="Gentium Basic"/>
          <w:iCs/>
          <w:sz w:val="18"/>
          <w:szCs w:val="18"/>
        </w:rPr>
        <w:t xml:space="preserve">  </w:t>
      </w:r>
    </w:p>
    <w:p w14:paraId="108B8690" w14:textId="77777777" w:rsidR="003822D7" w:rsidRDefault="003822D7" w:rsidP="003822D7">
      <w:pPr>
        <w:rPr>
          <w:rFonts w:ascii="Gentium Basic" w:hAnsi="Gentium Basic"/>
          <w:iCs/>
          <w:sz w:val="18"/>
          <w:szCs w:val="18"/>
        </w:rPr>
      </w:pPr>
      <w:r>
        <w:rPr>
          <w:rFonts w:ascii="Gentium Basic" w:hAnsi="Gentium Basic"/>
          <w:iCs/>
          <w:sz w:val="18"/>
          <w:szCs w:val="18"/>
        </w:rPr>
        <w:br w:type="page"/>
      </w:r>
    </w:p>
    <w:p w14:paraId="3617E8C5" w14:textId="6A9D6B6E" w:rsidR="003822D7" w:rsidRDefault="003822D7" w:rsidP="003822D7">
      <w:pPr>
        <w:rPr>
          <w:rFonts w:ascii="Gentium Basic" w:hAnsi="Gentium Basic"/>
          <w:b/>
          <w:sz w:val="18"/>
          <w:szCs w:val="18"/>
        </w:rPr>
      </w:pPr>
      <w:r>
        <w:rPr>
          <w:rFonts w:ascii="Gentium Basic" w:hAnsi="Gentium Basic"/>
          <w:b/>
          <w:noProof/>
          <w:sz w:val="18"/>
          <w:szCs w:val="18"/>
        </w:rPr>
        <w:lastRenderedPageBreak/>
        <w:drawing>
          <wp:inline distT="0" distB="0" distL="0" distR="0" wp14:anchorId="3F9E63EF" wp14:editId="3A6C8C16">
            <wp:extent cx="6677660" cy="40998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95172" cy="4110558"/>
                    </a:xfrm>
                    <a:prstGeom prst="rect">
                      <a:avLst/>
                    </a:prstGeom>
                    <a:noFill/>
                  </pic:spPr>
                </pic:pic>
              </a:graphicData>
            </a:graphic>
          </wp:inline>
        </w:drawing>
      </w:r>
    </w:p>
    <w:p w14:paraId="4E498C22" w14:textId="1608C01B" w:rsidR="003822D7" w:rsidRPr="001C3A5E" w:rsidRDefault="003822D7" w:rsidP="003822D7">
      <w:pPr>
        <w:rPr>
          <w:rFonts w:ascii="Gentium Basic" w:hAnsi="Gentium Basic"/>
          <w:bCs/>
          <w:sz w:val="18"/>
          <w:szCs w:val="18"/>
        </w:rPr>
      </w:pPr>
      <w:r w:rsidRPr="00B47CE4">
        <w:rPr>
          <w:rFonts w:ascii="Gentium Basic" w:hAnsi="Gentium Basic"/>
          <w:b/>
          <w:sz w:val="18"/>
          <w:szCs w:val="18"/>
        </w:rPr>
        <w:t>Figure S</w:t>
      </w:r>
      <w:r w:rsidR="00384D9F">
        <w:rPr>
          <w:rFonts w:ascii="Gentium Basic" w:hAnsi="Gentium Basic"/>
          <w:b/>
          <w:sz w:val="18"/>
          <w:szCs w:val="18"/>
        </w:rPr>
        <w:t>1</w:t>
      </w:r>
      <w:r w:rsidRPr="00B47CE4">
        <w:rPr>
          <w:rFonts w:ascii="Gentium Basic" w:hAnsi="Gentium Basic"/>
          <w:b/>
          <w:sz w:val="18"/>
          <w:szCs w:val="18"/>
        </w:rPr>
        <w:t>.</w:t>
      </w:r>
      <w:r>
        <w:rPr>
          <w:rFonts w:ascii="Gentium Basic" w:hAnsi="Gentium Basic"/>
          <w:b/>
          <w:sz w:val="18"/>
          <w:szCs w:val="18"/>
        </w:rPr>
        <w:t xml:space="preserve">  Wiring diagrams of phosphatidylcholine (PC) variables found in which tissues.</w:t>
      </w:r>
      <w:r>
        <w:rPr>
          <w:rFonts w:ascii="Gentium Basic" w:hAnsi="Gentium Basic"/>
          <w:bCs/>
          <w:sz w:val="18"/>
          <w:szCs w:val="18"/>
        </w:rPr>
        <w:t xml:space="preserve">  Blue lines represent the lean group whereas orange lines represent the obese-GDM group.  A variable was considered present if </w:t>
      </w:r>
      <w:r w:rsidRPr="00E26C00">
        <w:rPr>
          <w:rFonts w:ascii="Gentium Basic" w:hAnsi="Gentium Basic"/>
          <w:bCs/>
          <w:i/>
          <w:iCs/>
          <w:sz w:val="18"/>
          <w:szCs w:val="18"/>
        </w:rPr>
        <w:t>B</w:t>
      </w:r>
      <w:r>
        <w:rPr>
          <w:rFonts w:ascii="Gentium Basic" w:hAnsi="Gentium Basic"/>
          <w:bCs/>
          <w:sz w:val="18"/>
          <w:szCs w:val="18"/>
        </w:rPr>
        <w:t xml:space="preserve"> = &gt;0.66. </w:t>
      </w:r>
    </w:p>
    <w:p w14:paraId="7691C186" w14:textId="77777777" w:rsidR="003822D7" w:rsidRDefault="003822D7" w:rsidP="003822D7">
      <w:pPr>
        <w:rPr>
          <w:rFonts w:ascii="Gentium Basic" w:hAnsi="Gentium Basic"/>
          <w:b/>
          <w:sz w:val="18"/>
          <w:szCs w:val="18"/>
        </w:rPr>
      </w:pPr>
    </w:p>
    <w:p w14:paraId="50BA3554" w14:textId="77777777" w:rsidR="003822D7" w:rsidRDefault="003822D7" w:rsidP="003822D7">
      <w:pPr>
        <w:rPr>
          <w:rFonts w:ascii="Gentium Basic" w:hAnsi="Gentium Basic"/>
          <w:b/>
          <w:sz w:val="18"/>
          <w:szCs w:val="18"/>
        </w:rPr>
      </w:pPr>
    </w:p>
    <w:p w14:paraId="129CB6E7" w14:textId="77777777" w:rsidR="003822D7" w:rsidRDefault="003822D7" w:rsidP="003822D7">
      <w:pPr>
        <w:rPr>
          <w:rFonts w:ascii="Gentium Basic" w:hAnsi="Gentium Basic"/>
          <w:b/>
          <w:sz w:val="18"/>
          <w:szCs w:val="18"/>
        </w:rPr>
      </w:pPr>
      <w:r>
        <w:rPr>
          <w:rFonts w:ascii="Gentium Basic" w:hAnsi="Gentium Basic"/>
          <w:b/>
          <w:sz w:val="18"/>
          <w:szCs w:val="18"/>
        </w:rPr>
        <w:br w:type="page"/>
      </w:r>
    </w:p>
    <w:p w14:paraId="1C0B983C" w14:textId="77777777" w:rsidR="003822D7" w:rsidRPr="00B47CE4" w:rsidRDefault="003822D7" w:rsidP="003822D7">
      <w:pPr>
        <w:rPr>
          <w:rFonts w:ascii="Gentium Basic" w:hAnsi="Gentium Basic"/>
          <w:b/>
          <w:sz w:val="18"/>
          <w:szCs w:val="18"/>
        </w:rPr>
      </w:pPr>
      <w:r>
        <w:rPr>
          <w:rFonts w:ascii="Gentium Basic" w:hAnsi="Gentium Basic"/>
          <w:b/>
          <w:noProof/>
          <w:sz w:val="18"/>
          <w:szCs w:val="18"/>
        </w:rPr>
        <w:lastRenderedPageBreak/>
        <w:drawing>
          <wp:inline distT="0" distB="0" distL="0" distR="0" wp14:anchorId="7146EDAC" wp14:editId="4918DCD7">
            <wp:extent cx="6593205" cy="4102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05848" cy="4110483"/>
                    </a:xfrm>
                    <a:prstGeom prst="rect">
                      <a:avLst/>
                    </a:prstGeom>
                    <a:noFill/>
                  </pic:spPr>
                </pic:pic>
              </a:graphicData>
            </a:graphic>
          </wp:inline>
        </w:drawing>
      </w:r>
    </w:p>
    <w:p w14:paraId="03DBF963" w14:textId="736FF3C9" w:rsidR="003822D7" w:rsidRPr="001C3A5E" w:rsidRDefault="003822D7" w:rsidP="003822D7">
      <w:pPr>
        <w:rPr>
          <w:rFonts w:ascii="Gentium Basic" w:hAnsi="Gentium Basic"/>
          <w:bCs/>
          <w:sz w:val="18"/>
          <w:szCs w:val="18"/>
        </w:rPr>
      </w:pPr>
      <w:r w:rsidRPr="00B47CE4">
        <w:rPr>
          <w:rFonts w:ascii="Gentium Basic" w:hAnsi="Gentium Basic"/>
          <w:b/>
          <w:sz w:val="18"/>
          <w:szCs w:val="18"/>
        </w:rPr>
        <w:t>Figure S</w:t>
      </w:r>
      <w:r w:rsidR="00384D9F">
        <w:rPr>
          <w:rFonts w:ascii="Gentium Basic" w:hAnsi="Gentium Basic"/>
          <w:b/>
          <w:sz w:val="18"/>
          <w:szCs w:val="18"/>
        </w:rPr>
        <w:t>2</w:t>
      </w:r>
      <w:r w:rsidRPr="00B47CE4">
        <w:rPr>
          <w:rFonts w:ascii="Gentium Basic" w:hAnsi="Gentium Basic"/>
          <w:b/>
          <w:sz w:val="18"/>
          <w:szCs w:val="18"/>
        </w:rPr>
        <w:t>.</w:t>
      </w:r>
      <w:r>
        <w:rPr>
          <w:rFonts w:ascii="Gentium Basic" w:hAnsi="Gentium Basic"/>
          <w:b/>
          <w:sz w:val="18"/>
          <w:szCs w:val="18"/>
        </w:rPr>
        <w:t xml:space="preserve">  Wiring diagrams of phosphatidylethanolamine (PE) variables found in which tissues.</w:t>
      </w:r>
      <w:r>
        <w:rPr>
          <w:rFonts w:ascii="Gentium Basic" w:hAnsi="Gentium Basic"/>
          <w:bCs/>
          <w:sz w:val="18"/>
          <w:szCs w:val="18"/>
        </w:rPr>
        <w:t xml:space="preserve">  Blue lines represent the lean group whereas orange lines represent the obese-GDM group.  A variable was considered present if </w:t>
      </w:r>
      <w:r w:rsidRPr="00E26C00">
        <w:rPr>
          <w:rFonts w:ascii="Gentium Basic" w:hAnsi="Gentium Basic"/>
          <w:bCs/>
          <w:i/>
          <w:iCs/>
          <w:sz w:val="18"/>
          <w:szCs w:val="18"/>
        </w:rPr>
        <w:t>B</w:t>
      </w:r>
      <w:r>
        <w:rPr>
          <w:rFonts w:ascii="Gentium Basic" w:hAnsi="Gentium Basic"/>
          <w:bCs/>
          <w:sz w:val="18"/>
          <w:szCs w:val="18"/>
        </w:rPr>
        <w:t xml:space="preserve"> = &gt;0.66. </w:t>
      </w:r>
    </w:p>
    <w:p w14:paraId="28FAF84C" w14:textId="77777777" w:rsidR="003822D7" w:rsidRDefault="003822D7" w:rsidP="003822D7">
      <w:pPr>
        <w:rPr>
          <w:rFonts w:ascii="Gentium Basic" w:hAnsi="Gentium Basic"/>
          <w:b/>
          <w:sz w:val="18"/>
          <w:szCs w:val="18"/>
        </w:rPr>
      </w:pPr>
    </w:p>
    <w:p w14:paraId="3F145154" w14:textId="77777777" w:rsidR="003822D7" w:rsidRPr="00B47CE4" w:rsidRDefault="003822D7" w:rsidP="003822D7">
      <w:pPr>
        <w:rPr>
          <w:rFonts w:ascii="Gentium Basic" w:hAnsi="Gentium Basic" w:cs="Gentium Plus"/>
          <w:bCs/>
          <w:i/>
          <w:iCs/>
          <w:sz w:val="18"/>
          <w:szCs w:val="18"/>
        </w:rPr>
      </w:pPr>
    </w:p>
    <w:p w14:paraId="0980D591" w14:textId="77777777" w:rsidR="003822D7" w:rsidRDefault="003822D7" w:rsidP="003822D7">
      <w:pPr>
        <w:rPr>
          <w:rFonts w:ascii="Gentium Basic" w:hAnsi="Gentium Basic" w:cs="Gentium Plus"/>
          <w:bCs/>
          <w:i/>
          <w:iCs/>
          <w:sz w:val="18"/>
          <w:szCs w:val="18"/>
        </w:rPr>
      </w:pPr>
      <w:r w:rsidRPr="00B47CE4">
        <w:rPr>
          <w:rFonts w:ascii="Gentium Basic" w:hAnsi="Gentium Basic" w:cs="Gentium Plus"/>
          <w:bCs/>
          <w:i/>
          <w:iCs/>
          <w:sz w:val="18"/>
          <w:szCs w:val="18"/>
        </w:rPr>
        <w:br w:type="page"/>
      </w:r>
    </w:p>
    <w:p w14:paraId="2E8DCB2F" w14:textId="77777777" w:rsidR="003822D7" w:rsidRPr="00B47CE4" w:rsidRDefault="003822D7" w:rsidP="003822D7">
      <w:pPr>
        <w:rPr>
          <w:rFonts w:ascii="Gentium Basic" w:hAnsi="Gentium Basic" w:cs="Gentium Plus"/>
          <w:bCs/>
          <w:i/>
          <w:iCs/>
          <w:sz w:val="18"/>
          <w:szCs w:val="18"/>
        </w:rPr>
      </w:pPr>
      <w:r>
        <w:rPr>
          <w:rFonts w:ascii="Gentium Basic" w:hAnsi="Gentium Basic" w:cs="Gentium Plus"/>
          <w:bCs/>
          <w:i/>
          <w:iCs/>
          <w:noProof/>
          <w:sz w:val="18"/>
          <w:szCs w:val="18"/>
        </w:rPr>
        <w:lastRenderedPageBreak/>
        <w:drawing>
          <wp:inline distT="0" distB="0" distL="0" distR="0" wp14:anchorId="59DCF999" wp14:editId="0D604617">
            <wp:extent cx="6599481" cy="607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3900" cy="6081019"/>
                    </a:xfrm>
                    <a:prstGeom prst="rect">
                      <a:avLst/>
                    </a:prstGeom>
                    <a:noFill/>
                  </pic:spPr>
                </pic:pic>
              </a:graphicData>
            </a:graphic>
          </wp:inline>
        </w:drawing>
      </w:r>
    </w:p>
    <w:p w14:paraId="10B883B3" w14:textId="3EADA7E3" w:rsidR="003822D7" w:rsidRPr="001C3A5E" w:rsidRDefault="003822D7" w:rsidP="003822D7">
      <w:pPr>
        <w:rPr>
          <w:rFonts w:ascii="Gentium Basic" w:hAnsi="Gentium Basic"/>
          <w:bCs/>
          <w:sz w:val="18"/>
          <w:szCs w:val="18"/>
        </w:rPr>
      </w:pPr>
      <w:r w:rsidRPr="00B47CE4">
        <w:rPr>
          <w:rFonts w:ascii="Gentium Basic" w:hAnsi="Gentium Basic"/>
          <w:b/>
          <w:sz w:val="18"/>
          <w:szCs w:val="18"/>
        </w:rPr>
        <w:t>Figure S</w:t>
      </w:r>
      <w:r w:rsidR="00384D9F">
        <w:rPr>
          <w:rFonts w:ascii="Gentium Basic" w:hAnsi="Gentium Basic"/>
          <w:b/>
          <w:sz w:val="18"/>
          <w:szCs w:val="18"/>
        </w:rPr>
        <w:t>3</w:t>
      </w:r>
      <w:r w:rsidRPr="00B47CE4">
        <w:rPr>
          <w:rFonts w:ascii="Gentium Basic" w:hAnsi="Gentium Basic"/>
          <w:b/>
          <w:sz w:val="18"/>
          <w:szCs w:val="18"/>
        </w:rPr>
        <w:t>.</w:t>
      </w:r>
      <w:r>
        <w:rPr>
          <w:rFonts w:ascii="Gentium Basic" w:hAnsi="Gentium Basic"/>
          <w:b/>
          <w:sz w:val="18"/>
          <w:szCs w:val="18"/>
        </w:rPr>
        <w:t xml:space="preserve">  Wiring diagrams of sphingomyelin (SM) variables found in which tissues.</w:t>
      </w:r>
      <w:r>
        <w:rPr>
          <w:rFonts w:ascii="Gentium Basic" w:hAnsi="Gentium Basic"/>
          <w:bCs/>
          <w:sz w:val="18"/>
          <w:szCs w:val="18"/>
        </w:rPr>
        <w:t xml:space="preserve">  Blue lines represent the lean group whereas orange lines represent the obese-GDM group.  A variable was considered present if </w:t>
      </w:r>
      <w:r w:rsidRPr="00E26C00">
        <w:rPr>
          <w:rFonts w:ascii="Gentium Basic" w:hAnsi="Gentium Basic"/>
          <w:bCs/>
          <w:i/>
          <w:iCs/>
          <w:sz w:val="18"/>
          <w:szCs w:val="18"/>
        </w:rPr>
        <w:t>B</w:t>
      </w:r>
      <w:r>
        <w:rPr>
          <w:rFonts w:ascii="Gentium Basic" w:hAnsi="Gentium Basic"/>
          <w:bCs/>
          <w:sz w:val="18"/>
          <w:szCs w:val="18"/>
        </w:rPr>
        <w:t xml:space="preserve"> = &gt;0.66. </w:t>
      </w:r>
    </w:p>
    <w:p w14:paraId="11A1114B" w14:textId="77777777" w:rsidR="003822D7" w:rsidRDefault="003822D7" w:rsidP="003822D7">
      <w:pPr>
        <w:rPr>
          <w:rFonts w:ascii="Gentium Basic" w:hAnsi="Gentium Basic"/>
          <w:b/>
          <w:sz w:val="18"/>
          <w:szCs w:val="18"/>
        </w:rPr>
      </w:pPr>
    </w:p>
    <w:p w14:paraId="6B21249D" w14:textId="77777777" w:rsidR="003822D7" w:rsidRDefault="003822D7" w:rsidP="003822D7">
      <w:pPr>
        <w:rPr>
          <w:rFonts w:ascii="Gentium Basic" w:hAnsi="Gentium Basic"/>
          <w:b/>
        </w:rPr>
      </w:pPr>
    </w:p>
    <w:p w14:paraId="718687FA" w14:textId="77777777" w:rsidR="003822D7" w:rsidRDefault="003822D7" w:rsidP="003822D7">
      <w:pPr>
        <w:rPr>
          <w:rFonts w:ascii="Gentium Basic" w:hAnsi="Gentium Basic"/>
          <w:b/>
        </w:rPr>
      </w:pPr>
      <w:r>
        <w:rPr>
          <w:rFonts w:ascii="Gentium Basic" w:hAnsi="Gentium Basic"/>
          <w:b/>
        </w:rPr>
        <w:br w:type="page"/>
      </w:r>
    </w:p>
    <w:p w14:paraId="511B8638" w14:textId="77777777" w:rsidR="003822D7" w:rsidRPr="00071CD2" w:rsidRDefault="003822D7" w:rsidP="003822D7">
      <w:pPr>
        <w:spacing w:line="259" w:lineRule="auto"/>
        <w:rPr>
          <w:rFonts w:ascii="Gentium Basic" w:hAnsi="Gentium Basic" w:cs="Gentium Plus"/>
          <w:bCs/>
          <w:sz w:val="18"/>
          <w:szCs w:val="18"/>
        </w:rPr>
      </w:pPr>
      <w:r w:rsidRPr="00C36E2E">
        <w:rPr>
          <w:rFonts w:ascii="Gentium Basic" w:hAnsi="Gentium Basic"/>
          <w:b/>
        </w:rPr>
        <w:lastRenderedPageBreak/>
        <w:t xml:space="preserve">Supplementary </w:t>
      </w:r>
      <w:r>
        <w:rPr>
          <w:rFonts w:ascii="Gentium Basic" w:hAnsi="Gentium Basic"/>
          <w:b/>
        </w:rPr>
        <w:t>Materials</w:t>
      </w:r>
    </w:p>
    <w:p w14:paraId="27F8EAB0" w14:textId="77777777" w:rsidR="003822D7" w:rsidRPr="00C36E2E" w:rsidRDefault="003822D7" w:rsidP="003822D7">
      <w:pPr>
        <w:pStyle w:val="Paragraph"/>
        <w:spacing w:before="0" w:line="259" w:lineRule="auto"/>
        <w:ind w:firstLine="0"/>
        <w:rPr>
          <w:rFonts w:ascii="Gentium Basic" w:hAnsi="Gentium Basic"/>
          <w:lang w:val="en-GB"/>
        </w:rPr>
      </w:pPr>
    </w:p>
    <w:p w14:paraId="13501B56" w14:textId="29F07A11" w:rsidR="003822D7" w:rsidRDefault="002E41D2" w:rsidP="003822D7">
      <w:pPr>
        <w:pStyle w:val="Paragraph"/>
        <w:numPr>
          <w:ilvl w:val="0"/>
          <w:numId w:val="17"/>
        </w:numPr>
        <w:spacing w:before="0" w:line="259" w:lineRule="auto"/>
        <w:ind w:left="426"/>
        <w:rPr>
          <w:rFonts w:ascii="Gentium Basic" w:hAnsi="Gentium Basic"/>
          <w:lang w:val="en-GB"/>
        </w:rPr>
      </w:pPr>
      <w:r>
        <w:rPr>
          <w:rFonts w:ascii="Gentium Basic" w:hAnsi="Gentium Basic"/>
          <w:lang w:val="en-GB"/>
        </w:rPr>
        <w:t>Supplementary information file</w:t>
      </w:r>
      <w:r w:rsidR="003822D7" w:rsidRPr="00C36E2E">
        <w:rPr>
          <w:rFonts w:ascii="Gentium Basic" w:hAnsi="Gentium Basic"/>
          <w:lang w:val="en-GB"/>
        </w:rPr>
        <w:t xml:space="preserve"> S</w:t>
      </w:r>
      <w:r w:rsidR="003822D7">
        <w:rPr>
          <w:rFonts w:ascii="Gentium Basic" w:hAnsi="Gentium Basic"/>
          <w:lang w:val="en-GB"/>
        </w:rPr>
        <w:t>1</w:t>
      </w:r>
      <w:r w:rsidR="003822D7" w:rsidRPr="00C36E2E">
        <w:rPr>
          <w:rFonts w:ascii="Gentium Basic" w:hAnsi="Gentium Basic"/>
          <w:lang w:val="en-GB"/>
        </w:rPr>
        <w:t xml:space="preserve">. </w:t>
      </w:r>
      <w:r w:rsidR="003822D7">
        <w:rPr>
          <w:rFonts w:ascii="Gentium Basic" w:hAnsi="Gentium Basic"/>
          <w:lang w:val="en-GB"/>
        </w:rPr>
        <w:t xml:space="preserve"> </w:t>
      </w:r>
      <w:r w:rsidR="00610ECC">
        <w:rPr>
          <w:rFonts w:ascii="Gentium Basic" w:hAnsi="Gentium Basic"/>
          <w:lang w:val="en-GB"/>
        </w:rPr>
        <w:t>FA composition of feeds</w:t>
      </w:r>
      <w:r w:rsidR="006F5D9F">
        <w:rPr>
          <w:rFonts w:ascii="Gentium Basic" w:hAnsi="Gentium Basic"/>
          <w:lang w:val="en-GB"/>
        </w:rPr>
        <w:t xml:space="preserve"> and statistics</w:t>
      </w:r>
    </w:p>
    <w:p w14:paraId="03356AF8" w14:textId="330DACC5" w:rsidR="003822D7" w:rsidRDefault="002E41D2" w:rsidP="003822D7">
      <w:pPr>
        <w:pStyle w:val="Paragraph"/>
        <w:numPr>
          <w:ilvl w:val="0"/>
          <w:numId w:val="17"/>
        </w:numPr>
        <w:spacing w:before="0" w:line="259" w:lineRule="auto"/>
        <w:ind w:left="426"/>
        <w:rPr>
          <w:rFonts w:ascii="Gentium Basic" w:hAnsi="Gentium Basic"/>
          <w:lang w:val="en-GB"/>
        </w:rPr>
      </w:pPr>
      <w:r>
        <w:rPr>
          <w:rFonts w:ascii="Gentium Basic" w:hAnsi="Gentium Basic"/>
          <w:lang w:val="en-GB"/>
        </w:rPr>
        <w:t>Supplementary information file</w:t>
      </w:r>
      <w:r w:rsidR="003822D7" w:rsidRPr="00C36E2E">
        <w:rPr>
          <w:rFonts w:ascii="Gentium Basic" w:hAnsi="Gentium Basic"/>
          <w:lang w:val="en-GB"/>
        </w:rPr>
        <w:t xml:space="preserve"> S</w:t>
      </w:r>
      <w:r w:rsidR="003822D7">
        <w:rPr>
          <w:rFonts w:ascii="Gentium Basic" w:hAnsi="Gentium Basic"/>
          <w:lang w:val="en-GB"/>
        </w:rPr>
        <w:t>2</w:t>
      </w:r>
      <w:r w:rsidR="003822D7" w:rsidRPr="00C36E2E">
        <w:rPr>
          <w:rFonts w:ascii="Gentium Basic" w:hAnsi="Gentium Basic"/>
          <w:lang w:val="en-GB"/>
        </w:rPr>
        <w:t xml:space="preserve">. </w:t>
      </w:r>
      <w:r w:rsidR="003822D7">
        <w:rPr>
          <w:rFonts w:ascii="Gentium Basic" w:hAnsi="Gentium Basic"/>
          <w:lang w:val="en-GB"/>
        </w:rPr>
        <w:t xml:space="preserve"> </w:t>
      </w:r>
      <w:r w:rsidR="001D2045">
        <w:rPr>
          <w:rFonts w:ascii="Gentium Basic" w:hAnsi="Gentium Basic"/>
          <w:lang w:val="en-GB"/>
        </w:rPr>
        <w:t>FA composition of heart and adipose tissues</w:t>
      </w:r>
      <w:r w:rsidR="006F5D9F">
        <w:rPr>
          <w:rFonts w:ascii="Gentium Basic" w:hAnsi="Gentium Basic"/>
          <w:lang w:val="en-GB"/>
        </w:rPr>
        <w:t xml:space="preserve"> and statistics</w:t>
      </w:r>
    </w:p>
    <w:p w14:paraId="7CCD7877" w14:textId="42E61263" w:rsidR="00610ECC" w:rsidRDefault="002E41D2" w:rsidP="00610ECC">
      <w:pPr>
        <w:pStyle w:val="Paragraph"/>
        <w:numPr>
          <w:ilvl w:val="0"/>
          <w:numId w:val="17"/>
        </w:numPr>
        <w:spacing w:before="0" w:line="259" w:lineRule="auto"/>
        <w:ind w:left="426"/>
        <w:rPr>
          <w:rFonts w:ascii="Gentium Basic" w:hAnsi="Gentium Basic"/>
          <w:lang w:val="en-GB"/>
        </w:rPr>
      </w:pPr>
      <w:r>
        <w:rPr>
          <w:rFonts w:ascii="Gentium Basic" w:hAnsi="Gentium Basic"/>
          <w:lang w:val="en-GB"/>
        </w:rPr>
        <w:t>Supplementary information file</w:t>
      </w:r>
      <w:r w:rsidR="003822D7" w:rsidRPr="00B21FFD">
        <w:rPr>
          <w:rFonts w:ascii="Gentium Basic" w:hAnsi="Gentium Basic"/>
          <w:lang w:val="en-GB"/>
        </w:rPr>
        <w:t xml:space="preserve"> S3.  </w:t>
      </w:r>
      <w:r w:rsidR="00610ECC">
        <w:rPr>
          <w:rFonts w:ascii="Gentium Basic" w:hAnsi="Gentium Basic"/>
          <w:lang w:val="en-GB"/>
        </w:rPr>
        <w:t xml:space="preserve">Lipid traffic </w:t>
      </w:r>
      <w:r w:rsidR="00610ECC" w:rsidRPr="00A04BCB">
        <w:rPr>
          <w:rFonts w:ascii="Gentium Basic" w:hAnsi="Gentium Basic"/>
          <w:lang w:val="en-GB"/>
        </w:rPr>
        <w:t>Analysis v2.3 (R</w:t>
      </w:r>
      <w:r w:rsidR="00610ECC" w:rsidRPr="00C36E2E">
        <w:rPr>
          <w:rFonts w:ascii="Gentium Basic" w:hAnsi="Gentium Basic"/>
          <w:lang w:val="en-GB"/>
        </w:rPr>
        <w:t xml:space="preserve"> code for conducting </w:t>
      </w:r>
      <w:r w:rsidR="00610ECC">
        <w:rPr>
          <w:rFonts w:ascii="Gentium Basic" w:hAnsi="Gentium Basic"/>
          <w:lang w:val="en-GB"/>
        </w:rPr>
        <w:t xml:space="preserve">Lipid </w:t>
      </w:r>
      <w:r w:rsidR="00610ECC" w:rsidRPr="00C36E2E">
        <w:rPr>
          <w:rFonts w:ascii="Gentium Basic" w:hAnsi="Gentium Basic"/>
          <w:lang w:val="en-GB"/>
        </w:rPr>
        <w:t>Traffic analysis.</w:t>
      </w:r>
      <w:r w:rsidR="00610ECC">
        <w:rPr>
          <w:rFonts w:ascii="Gentium Basic" w:hAnsi="Gentium Basic"/>
          <w:lang w:val="en-GB"/>
        </w:rPr>
        <w:t>)</w:t>
      </w:r>
    </w:p>
    <w:p w14:paraId="1E45B8B9" w14:textId="77777777" w:rsidR="00610ECC" w:rsidRPr="00B21FFD" w:rsidRDefault="00610ECC" w:rsidP="002E41D2">
      <w:pPr>
        <w:pStyle w:val="Paragraph"/>
        <w:spacing w:before="0" w:line="259" w:lineRule="auto"/>
        <w:rPr>
          <w:rFonts w:ascii="Gentium Basic" w:hAnsi="Gentium Basic"/>
          <w:lang w:val="en-GB"/>
        </w:rPr>
      </w:pPr>
    </w:p>
    <w:p w14:paraId="6A6336B0" w14:textId="77777777" w:rsidR="003822D7" w:rsidRDefault="003822D7" w:rsidP="003822D7">
      <w:pPr>
        <w:pStyle w:val="Acknowledgement"/>
        <w:spacing w:before="0" w:line="259" w:lineRule="auto"/>
        <w:contextualSpacing/>
        <w:rPr>
          <w:b/>
          <w:lang w:val="en-GB"/>
        </w:rPr>
      </w:pPr>
    </w:p>
    <w:p w14:paraId="1E5E0D57" w14:textId="23AAE620" w:rsidR="00A61EBC" w:rsidRDefault="00A61EBC">
      <w:pPr>
        <w:rPr>
          <w:rFonts w:ascii="Gentium Basic" w:hAnsi="Gentium Basic"/>
          <w:b/>
        </w:rPr>
      </w:pPr>
    </w:p>
    <w:sectPr w:rsidR="00A61EBC" w:rsidSect="00071CD2">
      <w:headerReference w:type="default" r:id="rId31"/>
      <w:footerReference w:type="default" r:id="rId32"/>
      <w:pgSz w:w="11906" w:h="16838" w:code="9"/>
      <w:pgMar w:top="720" w:right="720" w:bottom="720" w:left="720" w:header="431" w:footer="261" w:gutter="0"/>
      <w:paperSrc w:first="260" w:other="26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enise F-Twinn" w:date="2021-03-08T12:50:00Z" w:initials="DFT">
    <w:p w14:paraId="32910D1C" w14:textId="197E4E2F" w:rsidR="007F536D" w:rsidRDefault="007F536D">
      <w:pPr>
        <w:pStyle w:val="CommentText"/>
      </w:pPr>
      <w:r>
        <w:rPr>
          <w:rStyle w:val="CommentReference"/>
        </w:rPr>
        <w:annotationRef/>
      </w:r>
      <w:r>
        <w:t>add that these were Bonferroni corrected for multiple comparisons?</w:t>
      </w:r>
    </w:p>
  </w:comment>
  <w:comment w:id="4" w:author="Samuel Furse" w:date="2021-03-12T21:35:00Z" w:initials="SF">
    <w:p w14:paraId="35FCC103" w14:textId="4AF351A8" w:rsidR="007F536D" w:rsidRDefault="007F536D">
      <w:pPr>
        <w:pStyle w:val="CommentText"/>
      </w:pPr>
      <w:r>
        <w:rPr>
          <w:rStyle w:val="CommentReference"/>
        </w:rPr>
        <w:annotationRef/>
      </w:r>
      <w:r>
        <w:t>I’m not sure what is best on this.  More and more people are objecting to significance as black/white.  That said the Bonferroni correction might be useful for informing interpretation.</w:t>
      </w:r>
    </w:p>
  </w:comment>
  <w:comment w:id="13" w:author="Denise F-Twinn" w:date="2021-03-08T15:20:00Z" w:initials="DFT">
    <w:p w14:paraId="6585B759" w14:textId="2243CD3D" w:rsidR="007F536D" w:rsidRDefault="007F536D">
      <w:pPr>
        <w:pStyle w:val="CommentText"/>
      </w:pPr>
      <w:r>
        <w:rPr>
          <w:rStyle w:val="CommentReference"/>
        </w:rPr>
        <w:annotationRef/>
      </w:r>
      <w:r>
        <w:t>need to be cautious here as the composition of the diet is not a direct equivalent of the intake. Intake shown is based on total caloric intake. Mice on control diet consume x g diet per day; mice on high fat diet consume y g diet per day. Denise to check intake in grams.</w:t>
      </w:r>
    </w:p>
  </w:comment>
  <w:comment w:id="55" w:author="Jessica Beeson" w:date="2021-03-05T18:17:00Z" w:initials="JB">
    <w:p w14:paraId="1FD7761C" w14:textId="3E06635C" w:rsidR="007F536D" w:rsidRDefault="007F536D">
      <w:pPr>
        <w:pStyle w:val="CommentText"/>
      </w:pPr>
      <w:r>
        <w:rPr>
          <w:rStyle w:val="CommentReference"/>
        </w:rPr>
        <w:annotationRef/>
      </w:r>
      <w:r>
        <w:t>In the other figures ‘lean’ is used for the chow fed group. For consistency consider changing ‘control’ to ‘lean’?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910D1C" w15:done="0"/>
  <w15:commentEx w15:paraId="35FCC103" w15:paraIdParent="32910D1C" w15:done="0"/>
  <w15:commentEx w15:paraId="6585B759" w15:done="0"/>
  <w15:commentEx w15:paraId="1FD776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F299" w16cex:dateUtc="2021-03-05T18:10:00Z"/>
  <w16cex:commentExtensible w16cex:durableId="23ECF2C2" w16cex:dateUtc="2021-03-05T18:11:00Z"/>
  <w16cex:commentExtensible w16cex:durableId="23ECF2EC" w16cex:dateUtc="2021-03-05T18:11:00Z"/>
  <w16cex:commentExtensible w16cex:durableId="23ECF35B" w16cex:dateUtc="2021-03-05T18:13:00Z"/>
  <w16cex:commentExtensible w16cex:durableId="23ECF39B" w16cex:dateUtc="2021-03-05T18:14:00Z"/>
  <w16cex:commentExtensible w16cex:durableId="23ECF3E5" w16cex:dateUtc="2021-03-05T18:16:00Z"/>
  <w16cex:commentExtensible w16cex:durableId="23ECF438" w16cex:dateUtc="2021-03-05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B66E2F" w16cid:durableId="23F08E89"/>
  <w16cid:commentId w16cid:paraId="160FEF2F" w16cid:durableId="23ECF299"/>
  <w16cid:commentId w16cid:paraId="32910D1C" w16cid:durableId="23F09C19"/>
  <w16cid:commentId w16cid:paraId="348FCF64" w16cid:durableId="23ECF2C2"/>
  <w16cid:commentId w16cid:paraId="6585B759" w16cid:durableId="23F0BF57"/>
  <w16cid:commentId w16cid:paraId="2AFC474D" w16cid:durableId="23F22C76"/>
  <w16cid:commentId w16cid:paraId="5D734E72" w16cid:durableId="23ECF2EC"/>
  <w16cid:commentId w16cid:paraId="58E0696D" w16cid:durableId="23ECF35B"/>
  <w16cid:commentId w16cid:paraId="297DAF0B" w16cid:durableId="23ECF39B"/>
  <w16cid:commentId w16cid:paraId="615CF36B" w16cid:durableId="23F22E1A"/>
  <w16cid:commentId w16cid:paraId="7A463300" w16cid:durableId="23ECF3E5"/>
  <w16cid:commentId w16cid:paraId="5A5754EB" w16cid:durableId="23F2306B"/>
  <w16cid:commentId w16cid:paraId="71B0823E" w16cid:durableId="23F244CB"/>
  <w16cid:commentId w16cid:paraId="1FD7761C" w16cid:durableId="23ECF43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24616F" w14:textId="77777777" w:rsidR="007F536D" w:rsidRDefault="007F536D" w:rsidP="004A10BE">
      <w:r>
        <w:separator/>
      </w:r>
    </w:p>
  </w:endnote>
  <w:endnote w:type="continuationSeparator" w:id="0">
    <w:p w14:paraId="36EAD493" w14:textId="77777777" w:rsidR="007F536D" w:rsidRDefault="007F536D" w:rsidP="004A10BE">
      <w:r>
        <w:continuationSeparator/>
      </w:r>
    </w:p>
  </w:endnote>
  <w:endnote w:type="continuationNotice" w:id="1">
    <w:p w14:paraId="4AC4C773" w14:textId="77777777" w:rsidR="007F536D" w:rsidRDefault="007F53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tium Basic">
    <w:panose1 w:val="02000503060000020004"/>
    <w:charset w:val="00"/>
    <w:family w:val="auto"/>
    <w:pitch w:val="variable"/>
    <w:sig w:usb0="A000007F" w:usb1="4000204A" w:usb2="00000000" w:usb3="00000000" w:csb0="00000013" w:csb1="00000000"/>
  </w:font>
  <w:font w:name="MingLiU-ExtB">
    <w:panose1 w:val="02020500000000000000"/>
    <w:charset w:val="88"/>
    <w:family w:val="roman"/>
    <w:pitch w:val="variable"/>
    <w:sig w:usb0="8000002F" w:usb1="0A080008" w:usb2="00000010"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entium Plus">
    <w:charset w:val="00"/>
    <w:family w:val="auto"/>
    <w:pitch w:val="variable"/>
    <w:sig w:usb0="E00002FF" w:usb1="5200E1FB" w:usb2="02000029" w:usb3="00000000" w:csb0="0000019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6C03E" w14:textId="0F2114EB" w:rsidR="007F536D" w:rsidRPr="008C72B0" w:rsidRDefault="007F536D">
    <w:pPr>
      <w:pStyle w:val="Footer"/>
      <w:rPr>
        <w:rFonts w:ascii="Gentium Basic" w:hAnsi="Gentium Basic"/>
        <w:i/>
        <w:iCs/>
        <w:sz w:val="16"/>
        <w:szCs w:val="16"/>
      </w:rPr>
    </w:pPr>
    <w:r w:rsidRPr="008C72B0">
      <w:rPr>
        <w:rFonts w:ascii="Gentium Basic" w:hAnsi="Gentium Basic"/>
        <w:sz w:val="16"/>
        <w:szCs w:val="16"/>
      </w:rPr>
      <w:t xml:space="preserve">Furse </w:t>
    </w:r>
    <w:r>
      <w:rPr>
        <w:rFonts w:ascii="Gentium Basic" w:hAnsi="Gentium Basic"/>
        <w:sz w:val="16"/>
        <w:szCs w:val="16"/>
      </w:rPr>
      <w:t xml:space="preserve">&amp; Fernandez-Twinn </w:t>
    </w:r>
    <w:r w:rsidRPr="008C72B0">
      <w:rPr>
        <w:rFonts w:ascii="Gentium Basic" w:hAnsi="Gentium Basic"/>
        <w:i/>
        <w:iCs/>
        <w:sz w:val="16"/>
        <w:szCs w:val="16"/>
      </w:rPr>
      <w:t xml:space="preserve">et al. </w:t>
    </w:r>
    <w:r>
      <w:rPr>
        <w:rFonts w:ascii="Gentium Basic" w:hAnsi="Gentium Basic"/>
        <w:iCs/>
        <w:sz w:val="16"/>
        <w:szCs w:val="16"/>
      </w:rPr>
      <w:t>Dysregulated lipid metabolism in a model of high CVD risk</w:t>
    </w:r>
    <w:r w:rsidRPr="008C72B0">
      <w:rPr>
        <w:rFonts w:ascii="Gentium Basic" w:hAnsi="Gentium Basic"/>
        <w:sz w:val="16"/>
        <w:szCs w:val="16"/>
      </w:rPr>
      <w:tab/>
    </w:r>
    <w:r>
      <w:rPr>
        <w:rFonts w:ascii="Gentium Basic" w:hAnsi="Gentium Basic"/>
        <w:sz w:val="16"/>
        <w:szCs w:val="16"/>
      </w:rPr>
      <w:tab/>
    </w:r>
    <w:r w:rsidRPr="008C72B0">
      <w:rPr>
        <w:rFonts w:ascii="Gentium Basic" w:hAnsi="Gentium Basic"/>
        <w:sz w:val="16"/>
        <w:szCs w:val="16"/>
      </w:rPr>
      <w:tab/>
    </w:r>
    <w:r w:rsidRPr="008C72B0">
      <w:rPr>
        <w:rFonts w:ascii="Gentium Basic" w:hAnsi="Gentium Basic"/>
        <w:i/>
        <w:iCs/>
        <w:sz w:val="16"/>
        <w:szCs w:val="16"/>
      </w:rPr>
      <w:fldChar w:fldCharType="begin"/>
    </w:r>
    <w:r w:rsidRPr="008C72B0">
      <w:rPr>
        <w:rFonts w:ascii="Gentium Basic" w:hAnsi="Gentium Basic"/>
        <w:i/>
        <w:iCs/>
        <w:sz w:val="16"/>
        <w:szCs w:val="16"/>
      </w:rPr>
      <w:instrText xml:space="preserve"> PAGE   \* MERGEFORMAT </w:instrText>
    </w:r>
    <w:r w:rsidRPr="008C72B0">
      <w:rPr>
        <w:rFonts w:ascii="Gentium Basic" w:hAnsi="Gentium Basic"/>
        <w:i/>
        <w:iCs/>
        <w:sz w:val="16"/>
        <w:szCs w:val="16"/>
      </w:rPr>
      <w:fldChar w:fldCharType="separate"/>
    </w:r>
    <w:r w:rsidR="00C6790D">
      <w:rPr>
        <w:rFonts w:ascii="Gentium Basic" w:hAnsi="Gentium Basic"/>
        <w:i/>
        <w:iCs/>
        <w:noProof/>
        <w:sz w:val="16"/>
        <w:szCs w:val="16"/>
      </w:rPr>
      <w:t>7</w:t>
    </w:r>
    <w:r w:rsidRPr="008C72B0">
      <w:rPr>
        <w:rFonts w:ascii="Gentium Basic" w:hAnsi="Gentium Basic"/>
        <w:i/>
        <w:iCs/>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930E45" w14:textId="77777777" w:rsidR="007F536D" w:rsidRDefault="007F536D" w:rsidP="004A10BE">
      <w:r>
        <w:separator/>
      </w:r>
    </w:p>
  </w:footnote>
  <w:footnote w:type="continuationSeparator" w:id="0">
    <w:p w14:paraId="07C5BD52" w14:textId="77777777" w:rsidR="007F536D" w:rsidRDefault="007F536D" w:rsidP="004A10BE">
      <w:r>
        <w:continuationSeparator/>
      </w:r>
    </w:p>
  </w:footnote>
  <w:footnote w:type="continuationNotice" w:id="1">
    <w:p w14:paraId="43C26205" w14:textId="77777777" w:rsidR="007F536D" w:rsidRDefault="007F536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AD834" w14:textId="77777777" w:rsidR="007F536D" w:rsidRDefault="007F536D">
    <w:pPr>
      <w:pStyle w:val="Header"/>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245EF2"/>
    <w:multiLevelType w:val="hybridMultilevel"/>
    <w:tmpl w:val="54B2A208"/>
    <w:lvl w:ilvl="0" w:tplc="4FC83DE2">
      <w:numFmt w:val="bullet"/>
      <w:lvlText w:val="-"/>
      <w:lvlJc w:val="left"/>
      <w:pPr>
        <w:ind w:left="720" w:hanging="360"/>
      </w:pPr>
      <w:rPr>
        <w:rFonts w:ascii="Gentium Basic" w:eastAsia="MingLiU-ExtB" w:hAnsi="Gentium Basic"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C96D13"/>
    <w:multiLevelType w:val="hybridMultilevel"/>
    <w:tmpl w:val="48C64228"/>
    <w:lvl w:ilvl="0" w:tplc="DE8C3FAE">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93523A"/>
    <w:multiLevelType w:val="hybridMultilevel"/>
    <w:tmpl w:val="5F967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E17F8"/>
    <w:multiLevelType w:val="hybridMultilevel"/>
    <w:tmpl w:val="FDF8DBF2"/>
    <w:lvl w:ilvl="0" w:tplc="B562EA74">
      <w:numFmt w:val="bullet"/>
      <w:lvlText w:val="-"/>
      <w:lvlJc w:val="left"/>
      <w:pPr>
        <w:ind w:left="720" w:hanging="360"/>
      </w:pPr>
      <w:rPr>
        <w:rFonts w:ascii="Gentium Basic" w:eastAsia="Calibri" w:hAnsi="Gentium Basic"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8"/>
  </w:num>
  <w:num w:numId="13">
    <w:abstractNumId w:val="14"/>
  </w:num>
  <w:num w:numId="14">
    <w:abstractNumId w:val="11"/>
  </w:num>
  <w:num w:numId="15">
    <w:abstractNumId w:val="17"/>
  </w:num>
  <w:num w:numId="16">
    <w:abstractNumId w:val="0"/>
  </w:num>
  <w:num w:numId="17">
    <w:abstractNumId w:val="16"/>
  </w:num>
  <w:num w:numId="18">
    <w:abstractNumId w:val="19"/>
  </w:num>
  <w:num w:numId="19">
    <w:abstractNumId w:val="15"/>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uel Furse">
    <w15:presenceInfo w15:providerId="Windows Live" w15:userId="f28accb2a0d69fca"/>
  </w15:person>
  <w15:person w15:author="Jessica Beeson">
    <w15:presenceInfo w15:providerId="AD" w15:userId="S::Jessica.Beeson@acmedsci.ac.uk::56197884-3f61-438c-825a-5f85db4ea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sfs52xdqvest2eavxmpwatxpdw09dxawvfv&quot;&gt;References (collected)&lt;record-ids&gt;&lt;item&gt;4931&lt;/item&gt;&lt;item&gt;12986&lt;/item&gt;&lt;item&gt;13234&lt;/item&gt;&lt;item&gt;13242&lt;/item&gt;&lt;item&gt;13535&lt;/item&gt;&lt;item&gt;13599&lt;/item&gt;&lt;item&gt;26411&lt;/item&gt;&lt;item&gt;26419&lt;/item&gt;&lt;item&gt;26422&lt;/item&gt;&lt;item&gt;26448&lt;/item&gt;&lt;item&gt;26455&lt;/item&gt;&lt;item&gt;26591&lt;/item&gt;&lt;item&gt;26624&lt;/item&gt;&lt;item&gt;26637&lt;/item&gt;&lt;item&gt;26643&lt;/item&gt;&lt;item&gt;26705&lt;/item&gt;&lt;item&gt;26746&lt;/item&gt;&lt;item&gt;26762&lt;/item&gt;&lt;item&gt;26765&lt;/item&gt;&lt;item&gt;26790&lt;/item&gt;&lt;item&gt;26813&lt;/item&gt;&lt;item&gt;26846&lt;/item&gt;&lt;item&gt;26847&lt;/item&gt;&lt;item&gt;26848&lt;/item&gt;&lt;item&gt;26855&lt;/item&gt;&lt;item&gt;26856&lt;/item&gt;&lt;item&gt;26864&lt;/item&gt;&lt;item&gt;26911&lt;/item&gt;&lt;item&gt;26978&lt;/item&gt;&lt;item&gt;26979&lt;/item&gt;&lt;item&gt;27054&lt;/item&gt;&lt;item&gt;27055&lt;/item&gt;&lt;item&gt;27183&lt;/item&gt;&lt;item&gt;27201&lt;/item&gt;&lt;item&gt;27203&lt;/item&gt;&lt;item&gt;27243&lt;/item&gt;&lt;/record-ids&gt;&lt;/item&gt;&lt;/Libraries&gt;"/>
  </w:docVars>
  <w:rsids>
    <w:rsidRoot w:val="0064261D"/>
    <w:rsid w:val="00001608"/>
    <w:rsid w:val="000029A7"/>
    <w:rsid w:val="00003139"/>
    <w:rsid w:val="00004702"/>
    <w:rsid w:val="000130A4"/>
    <w:rsid w:val="00013DB5"/>
    <w:rsid w:val="00014644"/>
    <w:rsid w:val="00014D96"/>
    <w:rsid w:val="00015C4E"/>
    <w:rsid w:val="000169F4"/>
    <w:rsid w:val="0002088F"/>
    <w:rsid w:val="00023AE1"/>
    <w:rsid w:val="00025F14"/>
    <w:rsid w:val="00026BCE"/>
    <w:rsid w:val="0003375F"/>
    <w:rsid w:val="00033FD1"/>
    <w:rsid w:val="000342A5"/>
    <w:rsid w:val="0003674A"/>
    <w:rsid w:val="000371AB"/>
    <w:rsid w:val="000373DC"/>
    <w:rsid w:val="00037583"/>
    <w:rsid w:val="000375B3"/>
    <w:rsid w:val="00037E97"/>
    <w:rsid w:val="0004134A"/>
    <w:rsid w:val="00041F82"/>
    <w:rsid w:val="0004369D"/>
    <w:rsid w:val="00044CDF"/>
    <w:rsid w:val="00044EC6"/>
    <w:rsid w:val="00047EE8"/>
    <w:rsid w:val="00050A43"/>
    <w:rsid w:val="000516AF"/>
    <w:rsid w:val="00052C10"/>
    <w:rsid w:val="0005421D"/>
    <w:rsid w:val="0005513D"/>
    <w:rsid w:val="0005544D"/>
    <w:rsid w:val="00055499"/>
    <w:rsid w:val="0005549A"/>
    <w:rsid w:val="00061245"/>
    <w:rsid w:val="000633D2"/>
    <w:rsid w:val="00066451"/>
    <w:rsid w:val="000671B0"/>
    <w:rsid w:val="00070564"/>
    <w:rsid w:val="00071247"/>
    <w:rsid w:val="00071CD2"/>
    <w:rsid w:val="00074D96"/>
    <w:rsid w:val="00076409"/>
    <w:rsid w:val="000816B2"/>
    <w:rsid w:val="00083CFC"/>
    <w:rsid w:val="000845AC"/>
    <w:rsid w:val="000A10AA"/>
    <w:rsid w:val="000A193A"/>
    <w:rsid w:val="000A1DFC"/>
    <w:rsid w:val="000A3B39"/>
    <w:rsid w:val="000A485D"/>
    <w:rsid w:val="000A4B1F"/>
    <w:rsid w:val="000A52D8"/>
    <w:rsid w:val="000B24C8"/>
    <w:rsid w:val="000B2C20"/>
    <w:rsid w:val="000B3692"/>
    <w:rsid w:val="000B723E"/>
    <w:rsid w:val="000B7F0C"/>
    <w:rsid w:val="000C0E92"/>
    <w:rsid w:val="000C3C89"/>
    <w:rsid w:val="000C4792"/>
    <w:rsid w:val="000C4BD6"/>
    <w:rsid w:val="000D67F7"/>
    <w:rsid w:val="000E0C13"/>
    <w:rsid w:val="000E4DCD"/>
    <w:rsid w:val="000F38FC"/>
    <w:rsid w:val="000F519A"/>
    <w:rsid w:val="000F5ED9"/>
    <w:rsid w:val="00102E2C"/>
    <w:rsid w:val="00103149"/>
    <w:rsid w:val="001042CB"/>
    <w:rsid w:val="00104DBF"/>
    <w:rsid w:val="001106C0"/>
    <w:rsid w:val="00112263"/>
    <w:rsid w:val="001126AC"/>
    <w:rsid w:val="00113D5F"/>
    <w:rsid w:val="0011411C"/>
    <w:rsid w:val="00114467"/>
    <w:rsid w:val="00123CE3"/>
    <w:rsid w:val="001270F4"/>
    <w:rsid w:val="0012777F"/>
    <w:rsid w:val="00127E84"/>
    <w:rsid w:val="00134598"/>
    <w:rsid w:val="001357A3"/>
    <w:rsid w:val="001375E0"/>
    <w:rsid w:val="001439A9"/>
    <w:rsid w:val="00143D0F"/>
    <w:rsid w:val="0014753E"/>
    <w:rsid w:val="0014763B"/>
    <w:rsid w:val="00150857"/>
    <w:rsid w:val="00150B84"/>
    <w:rsid w:val="00155166"/>
    <w:rsid w:val="00157297"/>
    <w:rsid w:val="00157597"/>
    <w:rsid w:val="0015787A"/>
    <w:rsid w:val="00160371"/>
    <w:rsid w:val="00161C59"/>
    <w:rsid w:val="00163262"/>
    <w:rsid w:val="00163D2B"/>
    <w:rsid w:val="001662E0"/>
    <w:rsid w:val="001709B4"/>
    <w:rsid w:val="00170F24"/>
    <w:rsid w:val="00171B3A"/>
    <w:rsid w:val="00172300"/>
    <w:rsid w:val="001748EA"/>
    <w:rsid w:val="00174A2A"/>
    <w:rsid w:val="00175058"/>
    <w:rsid w:val="0017564F"/>
    <w:rsid w:val="001758EB"/>
    <w:rsid w:val="00176D0E"/>
    <w:rsid w:val="001803C4"/>
    <w:rsid w:val="00181266"/>
    <w:rsid w:val="00184991"/>
    <w:rsid w:val="00184F2A"/>
    <w:rsid w:val="001951CA"/>
    <w:rsid w:val="001953C0"/>
    <w:rsid w:val="00195448"/>
    <w:rsid w:val="001A0ABC"/>
    <w:rsid w:val="001A6BD0"/>
    <w:rsid w:val="001B0D70"/>
    <w:rsid w:val="001B224B"/>
    <w:rsid w:val="001B3140"/>
    <w:rsid w:val="001B37B5"/>
    <w:rsid w:val="001B3B1A"/>
    <w:rsid w:val="001B3E61"/>
    <w:rsid w:val="001B5125"/>
    <w:rsid w:val="001B5133"/>
    <w:rsid w:val="001B5A05"/>
    <w:rsid w:val="001C3A5E"/>
    <w:rsid w:val="001C3DC3"/>
    <w:rsid w:val="001C3F9E"/>
    <w:rsid w:val="001C4D0B"/>
    <w:rsid w:val="001C697F"/>
    <w:rsid w:val="001C7F57"/>
    <w:rsid w:val="001D06C6"/>
    <w:rsid w:val="001D2045"/>
    <w:rsid w:val="001D3300"/>
    <w:rsid w:val="001D365D"/>
    <w:rsid w:val="001E0664"/>
    <w:rsid w:val="001E0B6C"/>
    <w:rsid w:val="001E0E4C"/>
    <w:rsid w:val="001E2864"/>
    <w:rsid w:val="001E6F59"/>
    <w:rsid w:val="001F122B"/>
    <w:rsid w:val="001F425D"/>
    <w:rsid w:val="001F473B"/>
    <w:rsid w:val="001F685D"/>
    <w:rsid w:val="001F7AB4"/>
    <w:rsid w:val="0020004E"/>
    <w:rsid w:val="002003A2"/>
    <w:rsid w:val="00201C1F"/>
    <w:rsid w:val="002027EB"/>
    <w:rsid w:val="0020287A"/>
    <w:rsid w:val="00202BD8"/>
    <w:rsid w:val="00203E32"/>
    <w:rsid w:val="00204051"/>
    <w:rsid w:val="002056A7"/>
    <w:rsid w:val="00206D78"/>
    <w:rsid w:val="0021048B"/>
    <w:rsid w:val="00211FA1"/>
    <w:rsid w:val="00212850"/>
    <w:rsid w:val="00215DBB"/>
    <w:rsid w:val="00216A56"/>
    <w:rsid w:val="002174E7"/>
    <w:rsid w:val="00223F87"/>
    <w:rsid w:val="002262FA"/>
    <w:rsid w:val="00227753"/>
    <w:rsid w:val="00230F83"/>
    <w:rsid w:val="00231B15"/>
    <w:rsid w:val="00232361"/>
    <w:rsid w:val="00234048"/>
    <w:rsid w:val="002344B2"/>
    <w:rsid w:val="00234CBF"/>
    <w:rsid w:val="00236554"/>
    <w:rsid w:val="00236C22"/>
    <w:rsid w:val="00236D68"/>
    <w:rsid w:val="002373C1"/>
    <w:rsid w:val="00237B12"/>
    <w:rsid w:val="00240860"/>
    <w:rsid w:val="0024167D"/>
    <w:rsid w:val="00243D85"/>
    <w:rsid w:val="00244939"/>
    <w:rsid w:val="00244B40"/>
    <w:rsid w:val="00244F9B"/>
    <w:rsid w:val="00247EEE"/>
    <w:rsid w:val="00250877"/>
    <w:rsid w:val="00250B37"/>
    <w:rsid w:val="00250F60"/>
    <w:rsid w:val="00251708"/>
    <w:rsid w:val="002529D0"/>
    <w:rsid w:val="00254CC3"/>
    <w:rsid w:val="00255CC3"/>
    <w:rsid w:val="00256248"/>
    <w:rsid w:val="00257669"/>
    <w:rsid w:val="002603CF"/>
    <w:rsid w:val="00261CC5"/>
    <w:rsid w:val="00262A23"/>
    <w:rsid w:val="00264C7A"/>
    <w:rsid w:val="00266FB0"/>
    <w:rsid w:val="002673D5"/>
    <w:rsid w:val="00271124"/>
    <w:rsid w:val="0027273C"/>
    <w:rsid w:val="00273E76"/>
    <w:rsid w:val="0027425F"/>
    <w:rsid w:val="00276D67"/>
    <w:rsid w:val="00277336"/>
    <w:rsid w:val="00282E2A"/>
    <w:rsid w:val="00282E88"/>
    <w:rsid w:val="00283ABD"/>
    <w:rsid w:val="0028644C"/>
    <w:rsid w:val="002864A6"/>
    <w:rsid w:val="002873CD"/>
    <w:rsid w:val="00287991"/>
    <w:rsid w:val="00290AFA"/>
    <w:rsid w:val="002910E6"/>
    <w:rsid w:val="00292A7F"/>
    <w:rsid w:val="00293AB8"/>
    <w:rsid w:val="00295838"/>
    <w:rsid w:val="00296769"/>
    <w:rsid w:val="00296B94"/>
    <w:rsid w:val="002A0CA5"/>
    <w:rsid w:val="002A1A82"/>
    <w:rsid w:val="002A1BBD"/>
    <w:rsid w:val="002A1D35"/>
    <w:rsid w:val="002A260E"/>
    <w:rsid w:val="002A602E"/>
    <w:rsid w:val="002B0A8F"/>
    <w:rsid w:val="002C0A04"/>
    <w:rsid w:val="002C1CA4"/>
    <w:rsid w:val="002C2F4D"/>
    <w:rsid w:val="002C7FA7"/>
    <w:rsid w:val="002D1942"/>
    <w:rsid w:val="002D25CF"/>
    <w:rsid w:val="002D5DC4"/>
    <w:rsid w:val="002E41D2"/>
    <w:rsid w:val="002E426E"/>
    <w:rsid w:val="002E6086"/>
    <w:rsid w:val="002E701E"/>
    <w:rsid w:val="002E7473"/>
    <w:rsid w:val="002F19B4"/>
    <w:rsid w:val="002F4616"/>
    <w:rsid w:val="003011AD"/>
    <w:rsid w:val="003025F3"/>
    <w:rsid w:val="00304496"/>
    <w:rsid w:val="003053C6"/>
    <w:rsid w:val="003059B2"/>
    <w:rsid w:val="00305FE7"/>
    <w:rsid w:val="00307A07"/>
    <w:rsid w:val="003109B2"/>
    <w:rsid w:val="0031120A"/>
    <w:rsid w:val="00315504"/>
    <w:rsid w:val="00315DC4"/>
    <w:rsid w:val="00316968"/>
    <w:rsid w:val="00316A3F"/>
    <w:rsid w:val="0032008D"/>
    <w:rsid w:val="003201BC"/>
    <w:rsid w:val="00323F52"/>
    <w:rsid w:val="00324332"/>
    <w:rsid w:val="0033278A"/>
    <w:rsid w:val="00332E54"/>
    <w:rsid w:val="00342AD1"/>
    <w:rsid w:val="003444BC"/>
    <w:rsid w:val="0034746D"/>
    <w:rsid w:val="003505E1"/>
    <w:rsid w:val="00351477"/>
    <w:rsid w:val="00351EB6"/>
    <w:rsid w:val="0035289A"/>
    <w:rsid w:val="00353BFB"/>
    <w:rsid w:val="0035555E"/>
    <w:rsid w:val="0035574A"/>
    <w:rsid w:val="003561DD"/>
    <w:rsid w:val="00357C80"/>
    <w:rsid w:val="00365990"/>
    <w:rsid w:val="003666E1"/>
    <w:rsid w:val="00372B0E"/>
    <w:rsid w:val="00372D32"/>
    <w:rsid w:val="003764B6"/>
    <w:rsid w:val="00380397"/>
    <w:rsid w:val="00380F88"/>
    <w:rsid w:val="003822D7"/>
    <w:rsid w:val="003835CA"/>
    <w:rsid w:val="00384D9F"/>
    <w:rsid w:val="0038774C"/>
    <w:rsid w:val="003904BD"/>
    <w:rsid w:val="00391B93"/>
    <w:rsid w:val="00391DAB"/>
    <w:rsid w:val="003978A0"/>
    <w:rsid w:val="003A020A"/>
    <w:rsid w:val="003A04BE"/>
    <w:rsid w:val="003A1D75"/>
    <w:rsid w:val="003A223E"/>
    <w:rsid w:val="003A407A"/>
    <w:rsid w:val="003A7BB8"/>
    <w:rsid w:val="003B01C5"/>
    <w:rsid w:val="003B0670"/>
    <w:rsid w:val="003B078B"/>
    <w:rsid w:val="003B2408"/>
    <w:rsid w:val="003B492B"/>
    <w:rsid w:val="003B6753"/>
    <w:rsid w:val="003B6B52"/>
    <w:rsid w:val="003C1AEE"/>
    <w:rsid w:val="003C2F3D"/>
    <w:rsid w:val="003C4293"/>
    <w:rsid w:val="003C63AD"/>
    <w:rsid w:val="003C6C3B"/>
    <w:rsid w:val="003C7B4C"/>
    <w:rsid w:val="003D054E"/>
    <w:rsid w:val="003D0AA3"/>
    <w:rsid w:val="003D0C23"/>
    <w:rsid w:val="003D0FA6"/>
    <w:rsid w:val="003D5921"/>
    <w:rsid w:val="003D687F"/>
    <w:rsid w:val="003D7DCC"/>
    <w:rsid w:val="003E0636"/>
    <w:rsid w:val="003E2ED6"/>
    <w:rsid w:val="003E41CA"/>
    <w:rsid w:val="003E4AF3"/>
    <w:rsid w:val="003E4BBD"/>
    <w:rsid w:val="003E5042"/>
    <w:rsid w:val="003E5D49"/>
    <w:rsid w:val="003E7E51"/>
    <w:rsid w:val="003F139C"/>
    <w:rsid w:val="003F287C"/>
    <w:rsid w:val="003F2F4D"/>
    <w:rsid w:val="003F5EB0"/>
    <w:rsid w:val="003F6507"/>
    <w:rsid w:val="00400DF1"/>
    <w:rsid w:val="0040125C"/>
    <w:rsid w:val="004021D9"/>
    <w:rsid w:val="00402374"/>
    <w:rsid w:val="004030C6"/>
    <w:rsid w:val="004035B4"/>
    <w:rsid w:val="00403BE4"/>
    <w:rsid w:val="00405B6D"/>
    <w:rsid w:val="00406643"/>
    <w:rsid w:val="00410FAF"/>
    <w:rsid w:val="00413118"/>
    <w:rsid w:val="00413485"/>
    <w:rsid w:val="0041521B"/>
    <w:rsid w:val="00415ADE"/>
    <w:rsid w:val="00416422"/>
    <w:rsid w:val="00416626"/>
    <w:rsid w:val="00420858"/>
    <w:rsid w:val="00421A11"/>
    <w:rsid w:val="004249AB"/>
    <w:rsid w:val="004253F4"/>
    <w:rsid w:val="00425B49"/>
    <w:rsid w:val="0042653E"/>
    <w:rsid w:val="00427BFA"/>
    <w:rsid w:val="00427C74"/>
    <w:rsid w:val="0043092C"/>
    <w:rsid w:val="00432EE9"/>
    <w:rsid w:val="004347E2"/>
    <w:rsid w:val="00436D22"/>
    <w:rsid w:val="004427A0"/>
    <w:rsid w:val="00445E19"/>
    <w:rsid w:val="0044643A"/>
    <w:rsid w:val="0044765A"/>
    <w:rsid w:val="004504C4"/>
    <w:rsid w:val="00450671"/>
    <w:rsid w:val="00450B82"/>
    <w:rsid w:val="004537A6"/>
    <w:rsid w:val="00454396"/>
    <w:rsid w:val="0045618C"/>
    <w:rsid w:val="004561B4"/>
    <w:rsid w:val="004616B5"/>
    <w:rsid w:val="004659B3"/>
    <w:rsid w:val="00465BEA"/>
    <w:rsid w:val="004660FC"/>
    <w:rsid w:val="00467918"/>
    <w:rsid w:val="004727F4"/>
    <w:rsid w:val="00477A2B"/>
    <w:rsid w:val="00481EFC"/>
    <w:rsid w:val="004822F6"/>
    <w:rsid w:val="00482472"/>
    <w:rsid w:val="004826E0"/>
    <w:rsid w:val="004837B1"/>
    <w:rsid w:val="004839E1"/>
    <w:rsid w:val="00490034"/>
    <w:rsid w:val="00492482"/>
    <w:rsid w:val="00493E6C"/>
    <w:rsid w:val="0049606C"/>
    <w:rsid w:val="004A10BE"/>
    <w:rsid w:val="004A4A54"/>
    <w:rsid w:val="004A74DA"/>
    <w:rsid w:val="004B11C9"/>
    <w:rsid w:val="004B20AF"/>
    <w:rsid w:val="004B23CD"/>
    <w:rsid w:val="004B4EDC"/>
    <w:rsid w:val="004B5596"/>
    <w:rsid w:val="004C4F2E"/>
    <w:rsid w:val="004C6454"/>
    <w:rsid w:val="004D0B7D"/>
    <w:rsid w:val="004D2AB3"/>
    <w:rsid w:val="004D2C10"/>
    <w:rsid w:val="004D5EED"/>
    <w:rsid w:val="004D7A17"/>
    <w:rsid w:val="004E6C1B"/>
    <w:rsid w:val="004E738A"/>
    <w:rsid w:val="004F0BD7"/>
    <w:rsid w:val="004F1D9A"/>
    <w:rsid w:val="004F50FC"/>
    <w:rsid w:val="004F66F4"/>
    <w:rsid w:val="005007A4"/>
    <w:rsid w:val="00501228"/>
    <w:rsid w:val="00505FE1"/>
    <w:rsid w:val="00506918"/>
    <w:rsid w:val="00506F11"/>
    <w:rsid w:val="00506F4C"/>
    <w:rsid w:val="00510B8C"/>
    <w:rsid w:val="00514B37"/>
    <w:rsid w:val="00516D77"/>
    <w:rsid w:val="00520185"/>
    <w:rsid w:val="00520456"/>
    <w:rsid w:val="005219D4"/>
    <w:rsid w:val="0052669E"/>
    <w:rsid w:val="00530295"/>
    <w:rsid w:val="00530FE1"/>
    <w:rsid w:val="00533F17"/>
    <w:rsid w:val="005341F3"/>
    <w:rsid w:val="005347B9"/>
    <w:rsid w:val="00534E77"/>
    <w:rsid w:val="00535CC4"/>
    <w:rsid w:val="005365A2"/>
    <w:rsid w:val="005372E4"/>
    <w:rsid w:val="00540D03"/>
    <w:rsid w:val="0054267B"/>
    <w:rsid w:val="00542C8C"/>
    <w:rsid w:val="00547F82"/>
    <w:rsid w:val="00550635"/>
    <w:rsid w:val="00555E74"/>
    <w:rsid w:val="00556452"/>
    <w:rsid w:val="00556633"/>
    <w:rsid w:val="00561EAB"/>
    <w:rsid w:val="00562718"/>
    <w:rsid w:val="005630F8"/>
    <w:rsid w:val="0056316F"/>
    <w:rsid w:val="00564CF3"/>
    <w:rsid w:val="00565589"/>
    <w:rsid w:val="00566068"/>
    <w:rsid w:val="005677D3"/>
    <w:rsid w:val="0057099A"/>
    <w:rsid w:val="00570E8F"/>
    <w:rsid w:val="0057296D"/>
    <w:rsid w:val="00581986"/>
    <w:rsid w:val="0058579A"/>
    <w:rsid w:val="00591441"/>
    <w:rsid w:val="0059296F"/>
    <w:rsid w:val="0059393D"/>
    <w:rsid w:val="00596728"/>
    <w:rsid w:val="005975D6"/>
    <w:rsid w:val="005A07B4"/>
    <w:rsid w:val="005A0882"/>
    <w:rsid w:val="005A35C3"/>
    <w:rsid w:val="005B0C7D"/>
    <w:rsid w:val="005B12F5"/>
    <w:rsid w:val="005B36C0"/>
    <w:rsid w:val="005B4DDC"/>
    <w:rsid w:val="005B5E3A"/>
    <w:rsid w:val="005B783F"/>
    <w:rsid w:val="005C0EFB"/>
    <w:rsid w:val="005C1324"/>
    <w:rsid w:val="005C4485"/>
    <w:rsid w:val="005C4CEB"/>
    <w:rsid w:val="005C713A"/>
    <w:rsid w:val="005D33EC"/>
    <w:rsid w:val="005E0AC6"/>
    <w:rsid w:val="005E28C5"/>
    <w:rsid w:val="005E2B29"/>
    <w:rsid w:val="005E3A61"/>
    <w:rsid w:val="005E3C8F"/>
    <w:rsid w:val="005E4612"/>
    <w:rsid w:val="005E7190"/>
    <w:rsid w:val="005F1C0F"/>
    <w:rsid w:val="005F27D5"/>
    <w:rsid w:val="005F7A10"/>
    <w:rsid w:val="006052E9"/>
    <w:rsid w:val="006054BA"/>
    <w:rsid w:val="00610ECC"/>
    <w:rsid w:val="00611B79"/>
    <w:rsid w:val="00611FBB"/>
    <w:rsid w:val="00617970"/>
    <w:rsid w:val="006214AB"/>
    <w:rsid w:val="0062196E"/>
    <w:rsid w:val="006234F5"/>
    <w:rsid w:val="00625380"/>
    <w:rsid w:val="00626965"/>
    <w:rsid w:val="006275F4"/>
    <w:rsid w:val="00627F09"/>
    <w:rsid w:val="0063409E"/>
    <w:rsid w:val="0063495B"/>
    <w:rsid w:val="00641EA3"/>
    <w:rsid w:val="0064261D"/>
    <w:rsid w:val="0064378F"/>
    <w:rsid w:val="00643DB0"/>
    <w:rsid w:val="006459EC"/>
    <w:rsid w:val="00647B46"/>
    <w:rsid w:val="00650ED5"/>
    <w:rsid w:val="0065157A"/>
    <w:rsid w:val="006523AC"/>
    <w:rsid w:val="006600A4"/>
    <w:rsid w:val="006612DB"/>
    <w:rsid w:val="0066270B"/>
    <w:rsid w:val="00666733"/>
    <w:rsid w:val="0067161A"/>
    <w:rsid w:val="00671715"/>
    <w:rsid w:val="006750F1"/>
    <w:rsid w:val="006772C0"/>
    <w:rsid w:val="00677536"/>
    <w:rsid w:val="006805AA"/>
    <w:rsid w:val="00680EF4"/>
    <w:rsid w:val="0068625B"/>
    <w:rsid w:val="00690E42"/>
    <w:rsid w:val="006918E8"/>
    <w:rsid w:val="00692009"/>
    <w:rsid w:val="00694AD1"/>
    <w:rsid w:val="0069612A"/>
    <w:rsid w:val="006A1DB2"/>
    <w:rsid w:val="006A22E3"/>
    <w:rsid w:val="006A2960"/>
    <w:rsid w:val="006A67F7"/>
    <w:rsid w:val="006B14EF"/>
    <w:rsid w:val="006B1695"/>
    <w:rsid w:val="006B34D9"/>
    <w:rsid w:val="006B4462"/>
    <w:rsid w:val="006B5EBB"/>
    <w:rsid w:val="006B671F"/>
    <w:rsid w:val="006B7B6A"/>
    <w:rsid w:val="006C1233"/>
    <w:rsid w:val="006C50BF"/>
    <w:rsid w:val="006C6146"/>
    <w:rsid w:val="006D07E5"/>
    <w:rsid w:val="006D1041"/>
    <w:rsid w:val="006D4517"/>
    <w:rsid w:val="006D4B24"/>
    <w:rsid w:val="006D58E3"/>
    <w:rsid w:val="006D77BA"/>
    <w:rsid w:val="006E1407"/>
    <w:rsid w:val="006E3EA6"/>
    <w:rsid w:val="006E5BA2"/>
    <w:rsid w:val="006E61F5"/>
    <w:rsid w:val="006E70A7"/>
    <w:rsid w:val="006E7FD7"/>
    <w:rsid w:val="006F3796"/>
    <w:rsid w:val="006F37B9"/>
    <w:rsid w:val="006F445B"/>
    <w:rsid w:val="006F44E9"/>
    <w:rsid w:val="006F4850"/>
    <w:rsid w:val="006F5D9F"/>
    <w:rsid w:val="006F6EF7"/>
    <w:rsid w:val="00701C97"/>
    <w:rsid w:val="00702EEC"/>
    <w:rsid w:val="0070376A"/>
    <w:rsid w:val="00705E8C"/>
    <w:rsid w:val="00710C81"/>
    <w:rsid w:val="00713C23"/>
    <w:rsid w:val="00713E11"/>
    <w:rsid w:val="00714DF9"/>
    <w:rsid w:val="007201DB"/>
    <w:rsid w:val="007248B3"/>
    <w:rsid w:val="0072653A"/>
    <w:rsid w:val="00726885"/>
    <w:rsid w:val="007269E8"/>
    <w:rsid w:val="007273C3"/>
    <w:rsid w:val="00727A67"/>
    <w:rsid w:val="00733194"/>
    <w:rsid w:val="00733C85"/>
    <w:rsid w:val="00735EBF"/>
    <w:rsid w:val="00737BC8"/>
    <w:rsid w:val="0074113F"/>
    <w:rsid w:val="00744950"/>
    <w:rsid w:val="00747496"/>
    <w:rsid w:val="007510F2"/>
    <w:rsid w:val="007515F2"/>
    <w:rsid w:val="00751B78"/>
    <w:rsid w:val="00752063"/>
    <w:rsid w:val="00753176"/>
    <w:rsid w:val="00753FA7"/>
    <w:rsid w:val="00756126"/>
    <w:rsid w:val="00756E27"/>
    <w:rsid w:val="007610A7"/>
    <w:rsid w:val="0076135B"/>
    <w:rsid w:val="0076419F"/>
    <w:rsid w:val="00765712"/>
    <w:rsid w:val="00767431"/>
    <w:rsid w:val="007677AB"/>
    <w:rsid w:val="007700BF"/>
    <w:rsid w:val="00776D17"/>
    <w:rsid w:val="00780450"/>
    <w:rsid w:val="007814A7"/>
    <w:rsid w:val="007815C8"/>
    <w:rsid w:val="00782965"/>
    <w:rsid w:val="0078341E"/>
    <w:rsid w:val="0078614D"/>
    <w:rsid w:val="00790C8E"/>
    <w:rsid w:val="00791093"/>
    <w:rsid w:val="007936DC"/>
    <w:rsid w:val="007A1973"/>
    <w:rsid w:val="007A6BD5"/>
    <w:rsid w:val="007A737F"/>
    <w:rsid w:val="007B33DA"/>
    <w:rsid w:val="007B4E28"/>
    <w:rsid w:val="007C1E4B"/>
    <w:rsid w:val="007C3BD0"/>
    <w:rsid w:val="007C40E0"/>
    <w:rsid w:val="007C41D2"/>
    <w:rsid w:val="007C7435"/>
    <w:rsid w:val="007D2B4C"/>
    <w:rsid w:val="007D41C2"/>
    <w:rsid w:val="007D60E4"/>
    <w:rsid w:val="007D61DE"/>
    <w:rsid w:val="007D7C1D"/>
    <w:rsid w:val="007E0D3E"/>
    <w:rsid w:val="007E1FBC"/>
    <w:rsid w:val="007E2D0E"/>
    <w:rsid w:val="007E3015"/>
    <w:rsid w:val="007E50C4"/>
    <w:rsid w:val="007E6017"/>
    <w:rsid w:val="007F536D"/>
    <w:rsid w:val="007F5972"/>
    <w:rsid w:val="007F7398"/>
    <w:rsid w:val="007F75FD"/>
    <w:rsid w:val="00800B9E"/>
    <w:rsid w:val="00801659"/>
    <w:rsid w:val="00801F47"/>
    <w:rsid w:val="00805EAD"/>
    <w:rsid w:val="00812985"/>
    <w:rsid w:val="00812D07"/>
    <w:rsid w:val="00814557"/>
    <w:rsid w:val="00815BEE"/>
    <w:rsid w:val="00816CA5"/>
    <w:rsid w:val="00817B8C"/>
    <w:rsid w:val="0082099B"/>
    <w:rsid w:val="00821224"/>
    <w:rsid w:val="00821565"/>
    <w:rsid w:val="00824AFB"/>
    <w:rsid w:val="008258E8"/>
    <w:rsid w:val="0082601D"/>
    <w:rsid w:val="00826ECE"/>
    <w:rsid w:val="00830C55"/>
    <w:rsid w:val="00841145"/>
    <w:rsid w:val="0084120A"/>
    <w:rsid w:val="00842C1A"/>
    <w:rsid w:val="00843C57"/>
    <w:rsid w:val="00845597"/>
    <w:rsid w:val="00845BDC"/>
    <w:rsid w:val="008465A0"/>
    <w:rsid w:val="00851BF5"/>
    <w:rsid w:val="00852BC5"/>
    <w:rsid w:val="00853B86"/>
    <w:rsid w:val="008548A2"/>
    <w:rsid w:val="00854A3C"/>
    <w:rsid w:val="00855B18"/>
    <w:rsid w:val="008568A0"/>
    <w:rsid w:val="008573F1"/>
    <w:rsid w:val="00861610"/>
    <w:rsid w:val="00863890"/>
    <w:rsid w:val="008645E8"/>
    <w:rsid w:val="00865346"/>
    <w:rsid w:val="00866EB2"/>
    <w:rsid w:val="008707B4"/>
    <w:rsid w:val="00872A67"/>
    <w:rsid w:val="008770CF"/>
    <w:rsid w:val="008812D5"/>
    <w:rsid w:val="00882035"/>
    <w:rsid w:val="00883391"/>
    <w:rsid w:val="00883454"/>
    <w:rsid w:val="00885D3F"/>
    <w:rsid w:val="008862D8"/>
    <w:rsid w:val="008863CD"/>
    <w:rsid w:val="00886B05"/>
    <w:rsid w:val="008879CA"/>
    <w:rsid w:val="008904A7"/>
    <w:rsid w:val="00892703"/>
    <w:rsid w:val="0089290A"/>
    <w:rsid w:val="00894002"/>
    <w:rsid w:val="00894227"/>
    <w:rsid w:val="00896230"/>
    <w:rsid w:val="00897333"/>
    <w:rsid w:val="008A2BA0"/>
    <w:rsid w:val="008A316C"/>
    <w:rsid w:val="008A34E2"/>
    <w:rsid w:val="008B172B"/>
    <w:rsid w:val="008B17BC"/>
    <w:rsid w:val="008B3F3F"/>
    <w:rsid w:val="008B601B"/>
    <w:rsid w:val="008B6FC8"/>
    <w:rsid w:val="008B759E"/>
    <w:rsid w:val="008C0B8C"/>
    <w:rsid w:val="008C212B"/>
    <w:rsid w:val="008C3278"/>
    <w:rsid w:val="008C3E59"/>
    <w:rsid w:val="008C72B0"/>
    <w:rsid w:val="008D1086"/>
    <w:rsid w:val="008D2E44"/>
    <w:rsid w:val="008D3A99"/>
    <w:rsid w:val="008D7751"/>
    <w:rsid w:val="008E4E50"/>
    <w:rsid w:val="008E77EE"/>
    <w:rsid w:val="008F2502"/>
    <w:rsid w:val="008F26BD"/>
    <w:rsid w:val="008F2BC6"/>
    <w:rsid w:val="008F3539"/>
    <w:rsid w:val="008F55B9"/>
    <w:rsid w:val="008F572D"/>
    <w:rsid w:val="00900E54"/>
    <w:rsid w:val="0090405E"/>
    <w:rsid w:val="00906CBC"/>
    <w:rsid w:val="0090717C"/>
    <w:rsid w:val="00911FA7"/>
    <w:rsid w:val="00912AF5"/>
    <w:rsid w:val="00916724"/>
    <w:rsid w:val="009200F3"/>
    <w:rsid w:val="00923686"/>
    <w:rsid w:val="00925C29"/>
    <w:rsid w:val="00927F69"/>
    <w:rsid w:val="009305F8"/>
    <w:rsid w:val="00931C0C"/>
    <w:rsid w:val="00931DBF"/>
    <w:rsid w:val="009324DC"/>
    <w:rsid w:val="00933D6D"/>
    <w:rsid w:val="00935D27"/>
    <w:rsid w:val="00935DC7"/>
    <w:rsid w:val="0093615D"/>
    <w:rsid w:val="00936FD2"/>
    <w:rsid w:val="009411C6"/>
    <w:rsid w:val="00943D39"/>
    <w:rsid w:val="00947704"/>
    <w:rsid w:val="00947D7A"/>
    <w:rsid w:val="00950794"/>
    <w:rsid w:val="00961489"/>
    <w:rsid w:val="009618D8"/>
    <w:rsid w:val="00962C98"/>
    <w:rsid w:val="009663B6"/>
    <w:rsid w:val="00974237"/>
    <w:rsid w:val="00974C35"/>
    <w:rsid w:val="00974E58"/>
    <w:rsid w:val="00975C59"/>
    <w:rsid w:val="00976990"/>
    <w:rsid w:val="009809DD"/>
    <w:rsid w:val="00985015"/>
    <w:rsid w:val="009871C5"/>
    <w:rsid w:val="009876F0"/>
    <w:rsid w:val="00987F11"/>
    <w:rsid w:val="009903D5"/>
    <w:rsid w:val="009904F6"/>
    <w:rsid w:val="009906D7"/>
    <w:rsid w:val="009932F6"/>
    <w:rsid w:val="00993B94"/>
    <w:rsid w:val="009960E4"/>
    <w:rsid w:val="00996A30"/>
    <w:rsid w:val="009A1749"/>
    <w:rsid w:val="009A43A6"/>
    <w:rsid w:val="009A6229"/>
    <w:rsid w:val="009A67EE"/>
    <w:rsid w:val="009B077B"/>
    <w:rsid w:val="009B2491"/>
    <w:rsid w:val="009B2971"/>
    <w:rsid w:val="009B3078"/>
    <w:rsid w:val="009B3679"/>
    <w:rsid w:val="009B59E2"/>
    <w:rsid w:val="009B5D3C"/>
    <w:rsid w:val="009C00FB"/>
    <w:rsid w:val="009C3CBD"/>
    <w:rsid w:val="009C41F1"/>
    <w:rsid w:val="009C45C0"/>
    <w:rsid w:val="009D10A3"/>
    <w:rsid w:val="009D142F"/>
    <w:rsid w:val="009D333A"/>
    <w:rsid w:val="009D4F4A"/>
    <w:rsid w:val="009D6516"/>
    <w:rsid w:val="009E4497"/>
    <w:rsid w:val="009E4D43"/>
    <w:rsid w:val="009E7305"/>
    <w:rsid w:val="009F26F7"/>
    <w:rsid w:val="009F2D55"/>
    <w:rsid w:val="009F336C"/>
    <w:rsid w:val="009F3C5B"/>
    <w:rsid w:val="009F6C49"/>
    <w:rsid w:val="00A00886"/>
    <w:rsid w:val="00A009F0"/>
    <w:rsid w:val="00A00A55"/>
    <w:rsid w:val="00A01D59"/>
    <w:rsid w:val="00A04BCB"/>
    <w:rsid w:val="00A04CD2"/>
    <w:rsid w:val="00A058A2"/>
    <w:rsid w:val="00A10CEE"/>
    <w:rsid w:val="00A11CA2"/>
    <w:rsid w:val="00A137A3"/>
    <w:rsid w:val="00A14EE6"/>
    <w:rsid w:val="00A16362"/>
    <w:rsid w:val="00A16C38"/>
    <w:rsid w:val="00A20966"/>
    <w:rsid w:val="00A22CFD"/>
    <w:rsid w:val="00A23DAB"/>
    <w:rsid w:val="00A2475A"/>
    <w:rsid w:val="00A24894"/>
    <w:rsid w:val="00A24DEA"/>
    <w:rsid w:val="00A2749F"/>
    <w:rsid w:val="00A312A5"/>
    <w:rsid w:val="00A31C85"/>
    <w:rsid w:val="00A3385F"/>
    <w:rsid w:val="00A33A08"/>
    <w:rsid w:val="00A353A5"/>
    <w:rsid w:val="00A35CFB"/>
    <w:rsid w:val="00A37398"/>
    <w:rsid w:val="00A4083E"/>
    <w:rsid w:val="00A40AEB"/>
    <w:rsid w:val="00A4294C"/>
    <w:rsid w:val="00A42BE5"/>
    <w:rsid w:val="00A4424B"/>
    <w:rsid w:val="00A461AF"/>
    <w:rsid w:val="00A479A2"/>
    <w:rsid w:val="00A51C4E"/>
    <w:rsid w:val="00A52436"/>
    <w:rsid w:val="00A57CEE"/>
    <w:rsid w:val="00A60723"/>
    <w:rsid w:val="00A61EBC"/>
    <w:rsid w:val="00A676F0"/>
    <w:rsid w:val="00A710E1"/>
    <w:rsid w:val="00A71156"/>
    <w:rsid w:val="00A731D3"/>
    <w:rsid w:val="00A734F1"/>
    <w:rsid w:val="00A73FF1"/>
    <w:rsid w:val="00A74147"/>
    <w:rsid w:val="00A77590"/>
    <w:rsid w:val="00A805F7"/>
    <w:rsid w:val="00A80950"/>
    <w:rsid w:val="00A81380"/>
    <w:rsid w:val="00A82B00"/>
    <w:rsid w:val="00A84148"/>
    <w:rsid w:val="00A848B6"/>
    <w:rsid w:val="00A84BBC"/>
    <w:rsid w:val="00A90999"/>
    <w:rsid w:val="00A9311D"/>
    <w:rsid w:val="00A9355E"/>
    <w:rsid w:val="00A93E52"/>
    <w:rsid w:val="00A9441E"/>
    <w:rsid w:val="00A9488C"/>
    <w:rsid w:val="00A95DE0"/>
    <w:rsid w:val="00A96E1E"/>
    <w:rsid w:val="00AA1081"/>
    <w:rsid w:val="00AA21B5"/>
    <w:rsid w:val="00AA3A25"/>
    <w:rsid w:val="00AA4F3F"/>
    <w:rsid w:val="00AA626F"/>
    <w:rsid w:val="00AA7604"/>
    <w:rsid w:val="00AB0F8A"/>
    <w:rsid w:val="00AB24C2"/>
    <w:rsid w:val="00AB2DCC"/>
    <w:rsid w:val="00AB5717"/>
    <w:rsid w:val="00AB6434"/>
    <w:rsid w:val="00AB699A"/>
    <w:rsid w:val="00AB7895"/>
    <w:rsid w:val="00AC1076"/>
    <w:rsid w:val="00AC1573"/>
    <w:rsid w:val="00AC1CFA"/>
    <w:rsid w:val="00AC2069"/>
    <w:rsid w:val="00AC23EB"/>
    <w:rsid w:val="00AC33CD"/>
    <w:rsid w:val="00AC364C"/>
    <w:rsid w:val="00AC5CED"/>
    <w:rsid w:val="00AC71A0"/>
    <w:rsid w:val="00AD3CC2"/>
    <w:rsid w:val="00AD46A6"/>
    <w:rsid w:val="00AD5455"/>
    <w:rsid w:val="00AD5A34"/>
    <w:rsid w:val="00AE0A95"/>
    <w:rsid w:val="00AE0C12"/>
    <w:rsid w:val="00AE0CBE"/>
    <w:rsid w:val="00AE28E2"/>
    <w:rsid w:val="00AE3867"/>
    <w:rsid w:val="00AE387B"/>
    <w:rsid w:val="00AE4AC5"/>
    <w:rsid w:val="00AE55C6"/>
    <w:rsid w:val="00AE69ED"/>
    <w:rsid w:val="00AE6C05"/>
    <w:rsid w:val="00AE6F15"/>
    <w:rsid w:val="00AF26B5"/>
    <w:rsid w:val="00AF5B73"/>
    <w:rsid w:val="00AF6017"/>
    <w:rsid w:val="00AF7A7D"/>
    <w:rsid w:val="00B00FCE"/>
    <w:rsid w:val="00B151F8"/>
    <w:rsid w:val="00B16DC0"/>
    <w:rsid w:val="00B25F20"/>
    <w:rsid w:val="00B27A2A"/>
    <w:rsid w:val="00B33C12"/>
    <w:rsid w:val="00B343E0"/>
    <w:rsid w:val="00B402D7"/>
    <w:rsid w:val="00B43C16"/>
    <w:rsid w:val="00B43C84"/>
    <w:rsid w:val="00B43F0E"/>
    <w:rsid w:val="00B45F8F"/>
    <w:rsid w:val="00B4602F"/>
    <w:rsid w:val="00B47CE4"/>
    <w:rsid w:val="00B51969"/>
    <w:rsid w:val="00B5275F"/>
    <w:rsid w:val="00B547A9"/>
    <w:rsid w:val="00B54AE5"/>
    <w:rsid w:val="00B55BC6"/>
    <w:rsid w:val="00B57169"/>
    <w:rsid w:val="00B57DA9"/>
    <w:rsid w:val="00B64D05"/>
    <w:rsid w:val="00B7111E"/>
    <w:rsid w:val="00B76165"/>
    <w:rsid w:val="00B81C16"/>
    <w:rsid w:val="00B85C9D"/>
    <w:rsid w:val="00B861E2"/>
    <w:rsid w:val="00B9057C"/>
    <w:rsid w:val="00B90CE8"/>
    <w:rsid w:val="00B929BC"/>
    <w:rsid w:val="00B92CC8"/>
    <w:rsid w:val="00B949F9"/>
    <w:rsid w:val="00B94A79"/>
    <w:rsid w:val="00B95742"/>
    <w:rsid w:val="00B9597D"/>
    <w:rsid w:val="00B95AD4"/>
    <w:rsid w:val="00BA0E24"/>
    <w:rsid w:val="00BA171F"/>
    <w:rsid w:val="00BA25CB"/>
    <w:rsid w:val="00BA433B"/>
    <w:rsid w:val="00BA66C5"/>
    <w:rsid w:val="00BB03AF"/>
    <w:rsid w:val="00BB16EA"/>
    <w:rsid w:val="00BB2031"/>
    <w:rsid w:val="00BB40A0"/>
    <w:rsid w:val="00BB41AE"/>
    <w:rsid w:val="00BB424A"/>
    <w:rsid w:val="00BB712C"/>
    <w:rsid w:val="00BC0872"/>
    <w:rsid w:val="00BC16A6"/>
    <w:rsid w:val="00BC1E23"/>
    <w:rsid w:val="00BC1FBB"/>
    <w:rsid w:val="00BC42C1"/>
    <w:rsid w:val="00BC5750"/>
    <w:rsid w:val="00BC72A7"/>
    <w:rsid w:val="00BC7762"/>
    <w:rsid w:val="00BC7DA0"/>
    <w:rsid w:val="00BD0CBF"/>
    <w:rsid w:val="00BE0ED4"/>
    <w:rsid w:val="00BE3781"/>
    <w:rsid w:val="00BE5002"/>
    <w:rsid w:val="00BF073A"/>
    <w:rsid w:val="00BF078A"/>
    <w:rsid w:val="00BF179F"/>
    <w:rsid w:val="00BF3508"/>
    <w:rsid w:val="00BF3B48"/>
    <w:rsid w:val="00BF3CEA"/>
    <w:rsid w:val="00BF5F55"/>
    <w:rsid w:val="00BF65B1"/>
    <w:rsid w:val="00BF75BA"/>
    <w:rsid w:val="00BF775B"/>
    <w:rsid w:val="00C01BB2"/>
    <w:rsid w:val="00C03207"/>
    <w:rsid w:val="00C050AD"/>
    <w:rsid w:val="00C10D14"/>
    <w:rsid w:val="00C149F1"/>
    <w:rsid w:val="00C166E6"/>
    <w:rsid w:val="00C20BE2"/>
    <w:rsid w:val="00C220B3"/>
    <w:rsid w:val="00C22BEF"/>
    <w:rsid w:val="00C24727"/>
    <w:rsid w:val="00C25B9E"/>
    <w:rsid w:val="00C312A9"/>
    <w:rsid w:val="00C3645F"/>
    <w:rsid w:val="00C36E2E"/>
    <w:rsid w:val="00C37887"/>
    <w:rsid w:val="00C37C5E"/>
    <w:rsid w:val="00C40180"/>
    <w:rsid w:val="00C4022A"/>
    <w:rsid w:val="00C403C0"/>
    <w:rsid w:val="00C40A77"/>
    <w:rsid w:val="00C41465"/>
    <w:rsid w:val="00C42AB5"/>
    <w:rsid w:val="00C43F1B"/>
    <w:rsid w:val="00C468B6"/>
    <w:rsid w:val="00C468DA"/>
    <w:rsid w:val="00C51377"/>
    <w:rsid w:val="00C52589"/>
    <w:rsid w:val="00C539CC"/>
    <w:rsid w:val="00C546B5"/>
    <w:rsid w:val="00C5539E"/>
    <w:rsid w:val="00C56502"/>
    <w:rsid w:val="00C575DA"/>
    <w:rsid w:val="00C57F25"/>
    <w:rsid w:val="00C61BA4"/>
    <w:rsid w:val="00C63A90"/>
    <w:rsid w:val="00C64EED"/>
    <w:rsid w:val="00C650CB"/>
    <w:rsid w:val="00C65700"/>
    <w:rsid w:val="00C6646D"/>
    <w:rsid w:val="00C6790D"/>
    <w:rsid w:val="00C72E59"/>
    <w:rsid w:val="00C73F30"/>
    <w:rsid w:val="00C756ED"/>
    <w:rsid w:val="00C774D6"/>
    <w:rsid w:val="00C80C39"/>
    <w:rsid w:val="00C81562"/>
    <w:rsid w:val="00C837E6"/>
    <w:rsid w:val="00C8399A"/>
    <w:rsid w:val="00C83F14"/>
    <w:rsid w:val="00C917E9"/>
    <w:rsid w:val="00C9193E"/>
    <w:rsid w:val="00C927C1"/>
    <w:rsid w:val="00C95B8F"/>
    <w:rsid w:val="00CA03A4"/>
    <w:rsid w:val="00CA07C2"/>
    <w:rsid w:val="00CA1088"/>
    <w:rsid w:val="00CA4317"/>
    <w:rsid w:val="00CA4B52"/>
    <w:rsid w:val="00CA51BD"/>
    <w:rsid w:val="00CA6171"/>
    <w:rsid w:val="00CA7A22"/>
    <w:rsid w:val="00CB11CA"/>
    <w:rsid w:val="00CB162D"/>
    <w:rsid w:val="00CB1EC2"/>
    <w:rsid w:val="00CB26BB"/>
    <w:rsid w:val="00CB31D5"/>
    <w:rsid w:val="00CB6186"/>
    <w:rsid w:val="00CB75D5"/>
    <w:rsid w:val="00CB7718"/>
    <w:rsid w:val="00CB7813"/>
    <w:rsid w:val="00CC0364"/>
    <w:rsid w:val="00CC0BC6"/>
    <w:rsid w:val="00CC44E7"/>
    <w:rsid w:val="00CD5928"/>
    <w:rsid w:val="00CD5DC7"/>
    <w:rsid w:val="00CD6270"/>
    <w:rsid w:val="00CE3B22"/>
    <w:rsid w:val="00CE3B9E"/>
    <w:rsid w:val="00CE6624"/>
    <w:rsid w:val="00CE6AA7"/>
    <w:rsid w:val="00CF039A"/>
    <w:rsid w:val="00CF07FC"/>
    <w:rsid w:val="00CF66D7"/>
    <w:rsid w:val="00CF79A4"/>
    <w:rsid w:val="00D00802"/>
    <w:rsid w:val="00D009D0"/>
    <w:rsid w:val="00D02E87"/>
    <w:rsid w:val="00D03DFF"/>
    <w:rsid w:val="00D0415A"/>
    <w:rsid w:val="00D04B08"/>
    <w:rsid w:val="00D103EA"/>
    <w:rsid w:val="00D11343"/>
    <w:rsid w:val="00D114EE"/>
    <w:rsid w:val="00D11544"/>
    <w:rsid w:val="00D14AAB"/>
    <w:rsid w:val="00D14B3E"/>
    <w:rsid w:val="00D224CB"/>
    <w:rsid w:val="00D22ABA"/>
    <w:rsid w:val="00D2665D"/>
    <w:rsid w:val="00D314C2"/>
    <w:rsid w:val="00D31A11"/>
    <w:rsid w:val="00D33740"/>
    <w:rsid w:val="00D34B7B"/>
    <w:rsid w:val="00D354D9"/>
    <w:rsid w:val="00D36E54"/>
    <w:rsid w:val="00D434CD"/>
    <w:rsid w:val="00D44688"/>
    <w:rsid w:val="00D50BFC"/>
    <w:rsid w:val="00D524D8"/>
    <w:rsid w:val="00D524FF"/>
    <w:rsid w:val="00D53FAC"/>
    <w:rsid w:val="00D5466F"/>
    <w:rsid w:val="00D5552E"/>
    <w:rsid w:val="00D55B3B"/>
    <w:rsid w:val="00D57978"/>
    <w:rsid w:val="00D57DD7"/>
    <w:rsid w:val="00D60DDC"/>
    <w:rsid w:val="00D61DB4"/>
    <w:rsid w:val="00D628C4"/>
    <w:rsid w:val="00D62D3F"/>
    <w:rsid w:val="00D642CE"/>
    <w:rsid w:val="00D65D40"/>
    <w:rsid w:val="00D665D7"/>
    <w:rsid w:val="00D6695B"/>
    <w:rsid w:val="00D67F77"/>
    <w:rsid w:val="00D72DD9"/>
    <w:rsid w:val="00D73B04"/>
    <w:rsid w:val="00D73C89"/>
    <w:rsid w:val="00D80674"/>
    <w:rsid w:val="00D875EB"/>
    <w:rsid w:val="00D913D9"/>
    <w:rsid w:val="00D922AD"/>
    <w:rsid w:val="00D92A65"/>
    <w:rsid w:val="00D93B54"/>
    <w:rsid w:val="00D94C39"/>
    <w:rsid w:val="00D978E9"/>
    <w:rsid w:val="00DA1FC6"/>
    <w:rsid w:val="00DA539F"/>
    <w:rsid w:val="00DA60B3"/>
    <w:rsid w:val="00DB02EA"/>
    <w:rsid w:val="00DB18AA"/>
    <w:rsid w:val="00DB1C51"/>
    <w:rsid w:val="00DB253D"/>
    <w:rsid w:val="00DB32E9"/>
    <w:rsid w:val="00DB3957"/>
    <w:rsid w:val="00DC0F8E"/>
    <w:rsid w:val="00DC1A34"/>
    <w:rsid w:val="00DC2DCA"/>
    <w:rsid w:val="00DC38F9"/>
    <w:rsid w:val="00DC6282"/>
    <w:rsid w:val="00DC65EE"/>
    <w:rsid w:val="00DD124B"/>
    <w:rsid w:val="00DD1D0A"/>
    <w:rsid w:val="00DD3930"/>
    <w:rsid w:val="00DE05E0"/>
    <w:rsid w:val="00DE0A66"/>
    <w:rsid w:val="00DE1E4F"/>
    <w:rsid w:val="00DE1F12"/>
    <w:rsid w:val="00DE7D9F"/>
    <w:rsid w:val="00DF2721"/>
    <w:rsid w:val="00DF2EEA"/>
    <w:rsid w:val="00DF36AD"/>
    <w:rsid w:val="00DF3AAB"/>
    <w:rsid w:val="00DF43DE"/>
    <w:rsid w:val="00DF502C"/>
    <w:rsid w:val="00DF6CD4"/>
    <w:rsid w:val="00DF7926"/>
    <w:rsid w:val="00E005B2"/>
    <w:rsid w:val="00E03908"/>
    <w:rsid w:val="00E03AF0"/>
    <w:rsid w:val="00E03DDB"/>
    <w:rsid w:val="00E05322"/>
    <w:rsid w:val="00E06E94"/>
    <w:rsid w:val="00E10558"/>
    <w:rsid w:val="00E12666"/>
    <w:rsid w:val="00E13DE4"/>
    <w:rsid w:val="00E13F65"/>
    <w:rsid w:val="00E158CC"/>
    <w:rsid w:val="00E16459"/>
    <w:rsid w:val="00E17FA5"/>
    <w:rsid w:val="00E26C00"/>
    <w:rsid w:val="00E318E0"/>
    <w:rsid w:val="00E34C1D"/>
    <w:rsid w:val="00E36396"/>
    <w:rsid w:val="00E36A4E"/>
    <w:rsid w:val="00E36FB7"/>
    <w:rsid w:val="00E412D0"/>
    <w:rsid w:val="00E41A00"/>
    <w:rsid w:val="00E43AE0"/>
    <w:rsid w:val="00E43DF7"/>
    <w:rsid w:val="00E43F84"/>
    <w:rsid w:val="00E4632B"/>
    <w:rsid w:val="00E46FA2"/>
    <w:rsid w:val="00E50C7F"/>
    <w:rsid w:val="00E525E0"/>
    <w:rsid w:val="00E549CB"/>
    <w:rsid w:val="00E56B47"/>
    <w:rsid w:val="00E57875"/>
    <w:rsid w:val="00E601E9"/>
    <w:rsid w:val="00E61895"/>
    <w:rsid w:val="00E62620"/>
    <w:rsid w:val="00E62C5E"/>
    <w:rsid w:val="00E6382F"/>
    <w:rsid w:val="00E6501E"/>
    <w:rsid w:val="00E7181A"/>
    <w:rsid w:val="00E72065"/>
    <w:rsid w:val="00E7258B"/>
    <w:rsid w:val="00E72764"/>
    <w:rsid w:val="00E75916"/>
    <w:rsid w:val="00E76322"/>
    <w:rsid w:val="00E80A81"/>
    <w:rsid w:val="00E81934"/>
    <w:rsid w:val="00E81A31"/>
    <w:rsid w:val="00E85B90"/>
    <w:rsid w:val="00E8689B"/>
    <w:rsid w:val="00E86F54"/>
    <w:rsid w:val="00E87FBF"/>
    <w:rsid w:val="00E93B5C"/>
    <w:rsid w:val="00E94670"/>
    <w:rsid w:val="00E947CC"/>
    <w:rsid w:val="00E94915"/>
    <w:rsid w:val="00EA4474"/>
    <w:rsid w:val="00EA69D8"/>
    <w:rsid w:val="00EA75EC"/>
    <w:rsid w:val="00EB3AC7"/>
    <w:rsid w:val="00EB4D11"/>
    <w:rsid w:val="00EB6D47"/>
    <w:rsid w:val="00EB7B40"/>
    <w:rsid w:val="00EC05EF"/>
    <w:rsid w:val="00EC0E89"/>
    <w:rsid w:val="00EC0F22"/>
    <w:rsid w:val="00EC3451"/>
    <w:rsid w:val="00EC5A6C"/>
    <w:rsid w:val="00EC6675"/>
    <w:rsid w:val="00ED0EB5"/>
    <w:rsid w:val="00ED0F01"/>
    <w:rsid w:val="00ED1468"/>
    <w:rsid w:val="00ED34A1"/>
    <w:rsid w:val="00ED3846"/>
    <w:rsid w:val="00ED3CC6"/>
    <w:rsid w:val="00ED3EC0"/>
    <w:rsid w:val="00ED696F"/>
    <w:rsid w:val="00EE1223"/>
    <w:rsid w:val="00EE5F7F"/>
    <w:rsid w:val="00EE6A81"/>
    <w:rsid w:val="00EE6FB2"/>
    <w:rsid w:val="00EE7C62"/>
    <w:rsid w:val="00EF1750"/>
    <w:rsid w:val="00EF2627"/>
    <w:rsid w:val="00EF2E56"/>
    <w:rsid w:val="00EF53D2"/>
    <w:rsid w:val="00EF5D88"/>
    <w:rsid w:val="00EF6512"/>
    <w:rsid w:val="00EF6C16"/>
    <w:rsid w:val="00F01200"/>
    <w:rsid w:val="00F01E4D"/>
    <w:rsid w:val="00F02265"/>
    <w:rsid w:val="00F02A4F"/>
    <w:rsid w:val="00F0445F"/>
    <w:rsid w:val="00F04ECE"/>
    <w:rsid w:val="00F07C37"/>
    <w:rsid w:val="00F126BC"/>
    <w:rsid w:val="00F12951"/>
    <w:rsid w:val="00F12C37"/>
    <w:rsid w:val="00F20EB6"/>
    <w:rsid w:val="00F22F83"/>
    <w:rsid w:val="00F2361C"/>
    <w:rsid w:val="00F23E88"/>
    <w:rsid w:val="00F2428B"/>
    <w:rsid w:val="00F26784"/>
    <w:rsid w:val="00F30E4B"/>
    <w:rsid w:val="00F35B81"/>
    <w:rsid w:val="00F4063F"/>
    <w:rsid w:val="00F41A76"/>
    <w:rsid w:val="00F425A9"/>
    <w:rsid w:val="00F4501D"/>
    <w:rsid w:val="00F46A70"/>
    <w:rsid w:val="00F51577"/>
    <w:rsid w:val="00F52CE1"/>
    <w:rsid w:val="00F544C1"/>
    <w:rsid w:val="00F55F1B"/>
    <w:rsid w:val="00F57150"/>
    <w:rsid w:val="00F61667"/>
    <w:rsid w:val="00F620F2"/>
    <w:rsid w:val="00F62B91"/>
    <w:rsid w:val="00F65B3B"/>
    <w:rsid w:val="00F660A2"/>
    <w:rsid w:val="00F665CF"/>
    <w:rsid w:val="00F70303"/>
    <w:rsid w:val="00F71111"/>
    <w:rsid w:val="00F71DC3"/>
    <w:rsid w:val="00F73971"/>
    <w:rsid w:val="00F7423E"/>
    <w:rsid w:val="00F8201E"/>
    <w:rsid w:val="00F84D53"/>
    <w:rsid w:val="00F85467"/>
    <w:rsid w:val="00F86F9E"/>
    <w:rsid w:val="00F87530"/>
    <w:rsid w:val="00F915CA"/>
    <w:rsid w:val="00F91EEF"/>
    <w:rsid w:val="00F92364"/>
    <w:rsid w:val="00F93C6E"/>
    <w:rsid w:val="00F9481B"/>
    <w:rsid w:val="00F94D2B"/>
    <w:rsid w:val="00F97BD9"/>
    <w:rsid w:val="00FA003D"/>
    <w:rsid w:val="00FA03F6"/>
    <w:rsid w:val="00FA043E"/>
    <w:rsid w:val="00FA1F53"/>
    <w:rsid w:val="00FA2011"/>
    <w:rsid w:val="00FA528B"/>
    <w:rsid w:val="00FA558E"/>
    <w:rsid w:val="00FA5A48"/>
    <w:rsid w:val="00FA6774"/>
    <w:rsid w:val="00FB0062"/>
    <w:rsid w:val="00FB4306"/>
    <w:rsid w:val="00FB59BB"/>
    <w:rsid w:val="00FC016B"/>
    <w:rsid w:val="00FC3B4D"/>
    <w:rsid w:val="00FC41C2"/>
    <w:rsid w:val="00FC4D72"/>
    <w:rsid w:val="00FC74AE"/>
    <w:rsid w:val="00FD003F"/>
    <w:rsid w:val="00FD2477"/>
    <w:rsid w:val="00FD2750"/>
    <w:rsid w:val="00FD3C8F"/>
    <w:rsid w:val="00FD5038"/>
    <w:rsid w:val="00FD6585"/>
    <w:rsid w:val="00FE1AB3"/>
    <w:rsid w:val="00FE4A2C"/>
    <w:rsid w:val="00FF0827"/>
    <w:rsid w:val="00FF220F"/>
    <w:rsid w:val="00FF3536"/>
    <w:rsid w:val="00FF3812"/>
    <w:rsid w:val="00FF3ECE"/>
    <w:rsid w:val="00FF4B0B"/>
    <w:rsid w:val="00FF5437"/>
    <w:rsid w:val="00FF79E8"/>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4FBDADB1"/>
  <w15:docId w15:val="{66E4ABAA-A6B5-495A-8A65-708C48F37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4F1"/>
    <w:rPr>
      <w:rFonts w:eastAsia="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link w:val="BaseTextChar"/>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lang w:eastAsia="en-US"/>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sz w:val="20"/>
      <w:szCs w:val="20"/>
      <w:lang w:eastAsia="en-US"/>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sz w:val="20"/>
      <w:szCs w:val="20"/>
      <w:lang w:eastAsia="en-US"/>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sz w:val="20"/>
      <w:szCs w:val="20"/>
      <w:lang w:eastAsia="en-US"/>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sz w:val="20"/>
      <w:szCs w:val="20"/>
      <w:lang w:eastAsia="en-US"/>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sz w:val="20"/>
      <w:szCs w:val="20"/>
      <w:lang w:eastAsia="en-U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sz w:val="20"/>
      <w:szCs w:val="20"/>
      <w:lang w:eastAsia="en-US"/>
    </w:rPr>
  </w:style>
  <w:style w:type="paragraph" w:customStyle="1" w:styleId="SX-Affiliation">
    <w:name w:val="SX-Affiliation"/>
    <w:basedOn w:val="Normal"/>
    <w:next w:val="Normal"/>
    <w:qFormat/>
    <w:rsid w:val="009A3899"/>
    <w:pPr>
      <w:spacing w:after="160" w:line="190" w:lineRule="exact"/>
    </w:pPr>
    <w:rPr>
      <w:rFonts w:ascii="BlissRegular" w:hAnsi="BlissRegular"/>
      <w:sz w:val="16"/>
      <w:szCs w:val="20"/>
      <w:lang w:eastAsia="en-US"/>
    </w:rPr>
  </w:style>
  <w:style w:type="paragraph" w:customStyle="1" w:styleId="SX-Articlehead">
    <w:name w:val="SX-Article head"/>
    <w:basedOn w:val="Normal"/>
    <w:qFormat/>
    <w:rsid w:val="009A3899"/>
    <w:pPr>
      <w:spacing w:before="210" w:line="210" w:lineRule="exact"/>
      <w:ind w:firstLine="288"/>
      <w:jc w:val="both"/>
    </w:pPr>
    <w:rPr>
      <w:b/>
      <w:sz w:val="18"/>
      <w:szCs w:val="20"/>
      <w:lang w:eastAsia="en-US"/>
    </w:rPr>
  </w:style>
  <w:style w:type="paragraph" w:customStyle="1" w:styleId="SX-Authornames">
    <w:name w:val="SX-Author names"/>
    <w:basedOn w:val="Normal"/>
    <w:rsid w:val="009A3899"/>
    <w:pPr>
      <w:spacing w:after="120" w:line="210" w:lineRule="exact"/>
    </w:pPr>
    <w:rPr>
      <w:rFonts w:ascii="BlissMedium" w:hAnsi="BlissMedium"/>
      <w:sz w:val="20"/>
      <w:szCs w:val="20"/>
      <w:lang w:eastAsia="en-US"/>
    </w:rPr>
  </w:style>
  <w:style w:type="paragraph" w:customStyle="1" w:styleId="SX-Bodytext">
    <w:name w:val="SX-Body text"/>
    <w:basedOn w:val="Normal"/>
    <w:next w:val="Normal"/>
    <w:rsid w:val="009A3899"/>
    <w:pPr>
      <w:spacing w:line="210" w:lineRule="exact"/>
      <w:ind w:firstLine="288"/>
      <w:jc w:val="both"/>
    </w:pPr>
    <w:rPr>
      <w:sz w:val="18"/>
      <w:szCs w:val="20"/>
      <w:lang w:eastAsia="en-US"/>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szCs w:val="20"/>
      <w:lang w:eastAsia="en-US"/>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szCs w:val="20"/>
      <w:lang w:eastAsia="en-US"/>
    </w:rPr>
  </w:style>
  <w:style w:type="paragraph" w:customStyle="1" w:styleId="SX-RefHead">
    <w:name w:val="SX-RefHead"/>
    <w:basedOn w:val="Normal"/>
    <w:rsid w:val="009A3899"/>
    <w:pPr>
      <w:spacing w:before="200" w:line="190" w:lineRule="exact"/>
    </w:pPr>
    <w:rPr>
      <w:b/>
      <w:sz w:val="16"/>
      <w:szCs w:val="20"/>
      <w:lang w:eastAsia="en-US"/>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 w:val="20"/>
      <w:lang w:eastAsia="en-US"/>
    </w:rPr>
  </w:style>
  <w:style w:type="paragraph" w:customStyle="1" w:styleId="SX-Tablelegend">
    <w:name w:val="SX-Tablelegend"/>
    <w:basedOn w:val="Normal"/>
    <w:qFormat/>
    <w:rsid w:val="009A3899"/>
    <w:pPr>
      <w:spacing w:line="190" w:lineRule="exact"/>
      <w:ind w:left="245" w:hanging="245"/>
      <w:jc w:val="both"/>
    </w:pPr>
    <w:rPr>
      <w:sz w:val="16"/>
      <w:szCs w:val="20"/>
      <w:lang w:eastAsia="en-US"/>
    </w:rPr>
  </w:style>
  <w:style w:type="paragraph" w:customStyle="1" w:styleId="SX-Tabletext">
    <w:name w:val="SX-Tabletext"/>
    <w:basedOn w:val="Normal"/>
    <w:qFormat/>
    <w:rsid w:val="009A3899"/>
    <w:pPr>
      <w:spacing w:line="210" w:lineRule="exact"/>
      <w:jc w:val="center"/>
    </w:pPr>
    <w:rPr>
      <w:sz w:val="18"/>
      <w:szCs w:val="20"/>
      <w:lang w:eastAsia="en-US"/>
    </w:rPr>
  </w:style>
  <w:style w:type="paragraph" w:customStyle="1" w:styleId="SX-Tabletitle">
    <w:name w:val="SX-Tabletitle"/>
    <w:basedOn w:val="Normal"/>
    <w:qFormat/>
    <w:rsid w:val="009A3899"/>
    <w:pPr>
      <w:spacing w:after="120" w:line="210" w:lineRule="exact"/>
      <w:jc w:val="both"/>
    </w:pPr>
    <w:rPr>
      <w:rFonts w:ascii="BlissMedium" w:hAnsi="BlissMedium"/>
      <w:sz w:val="18"/>
      <w:szCs w:val="20"/>
      <w:lang w:eastAsia="en-US"/>
    </w:rPr>
  </w:style>
  <w:style w:type="paragraph" w:customStyle="1" w:styleId="SX-Title">
    <w:name w:val="SX-Title"/>
    <w:basedOn w:val="Normal"/>
    <w:rsid w:val="009A3899"/>
    <w:pPr>
      <w:spacing w:after="240" w:line="500" w:lineRule="exact"/>
    </w:pPr>
    <w:rPr>
      <w:rFonts w:ascii="BlissBold" w:hAnsi="BlissBold"/>
      <w:b/>
      <w:sz w:val="44"/>
      <w:szCs w:val="20"/>
      <w:lang w:eastAsia="en-US"/>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link w:val="TeaserChar"/>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szCs w:val="20"/>
      <w:lang w:eastAsia="en-US"/>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CAuthorAddress">
    <w:name w:val="BC_Author_Address"/>
    <w:basedOn w:val="Normal"/>
    <w:next w:val="Normal"/>
    <w:autoRedefine/>
    <w:rsid w:val="001C697F"/>
    <w:pPr>
      <w:spacing w:after="60"/>
    </w:pPr>
    <w:rPr>
      <w:rFonts w:ascii="Arno Pro" w:hAnsi="Arno Pro"/>
      <w:kern w:val="22"/>
      <w:sz w:val="20"/>
      <w:szCs w:val="20"/>
      <w:lang w:eastAsia="en-US"/>
    </w:rPr>
  </w:style>
  <w:style w:type="paragraph" w:customStyle="1" w:styleId="Calistbodytext">
    <w:name w:val="Calist body text"/>
    <w:basedOn w:val="Normal"/>
    <w:link w:val="CalistbodytextChar"/>
    <w:qFormat/>
    <w:rsid w:val="001C697F"/>
    <w:pPr>
      <w:spacing w:line="276" w:lineRule="auto"/>
      <w:contextualSpacing/>
    </w:pPr>
    <w:rPr>
      <w:rFonts w:ascii="Calisto MT" w:hAnsi="Calisto MT" w:cs="Arial"/>
      <w:kern w:val="21"/>
      <w:sz w:val="22"/>
      <w:szCs w:val="22"/>
      <w:lang w:eastAsia="en-US"/>
    </w:rPr>
  </w:style>
  <w:style w:type="character" w:customStyle="1" w:styleId="CalistbodytextChar">
    <w:name w:val="Calist body text Char"/>
    <w:basedOn w:val="DefaultParagraphFont"/>
    <w:link w:val="Calistbodytext"/>
    <w:rsid w:val="001C697F"/>
    <w:rPr>
      <w:rFonts w:ascii="Calisto MT" w:eastAsia="Times New Roman" w:hAnsi="Calisto MT" w:cs="Arial"/>
      <w:kern w:val="21"/>
      <w:sz w:val="22"/>
      <w:szCs w:val="22"/>
      <w:lang w:val="en-GB"/>
    </w:rPr>
  </w:style>
  <w:style w:type="character" w:customStyle="1" w:styleId="UnresolvedMention1">
    <w:name w:val="Unresolved Mention1"/>
    <w:basedOn w:val="DefaultParagraphFont"/>
    <w:uiPriority w:val="99"/>
    <w:semiHidden/>
    <w:unhideWhenUsed/>
    <w:rsid w:val="00CF07FC"/>
    <w:rPr>
      <w:color w:val="605E5C"/>
      <w:shd w:val="clear" w:color="auto" w:fill="E1DFDD"/>
    </w:rPr>
  </w:style>
  <w:style w:type="paragraph" w:customStyle="1" w:styleId="TAMainText">
    <w:name w:val="TA_Main_Text"/>
    <w:basedOn w:val="Normal"/>
    <w:link w:val="TAMainTextChar"/>
    <w:autoRedefine/>
    <w:rsid w:val="00733C85"/>
    <w:pPr>
      <w:ind w:firstLine="142"/>
      <w:contextualSpacing/>
    </w:pPr>
    <w:rPr>
      <w:rFonts w:ascii="Gentium Basic" w:hAnsi="Gentium Basic"/>
      <w:kern w:val="21"/>
      <w:sz w:val="22"/>
      <w:szCs w:val="22"/>
      <w:lang w:eastAsia="en-US"/>
    </w:rPr>
  </w:style>
  <w:style w:type="character" w:customStyle="1" w:styleId="TAMainTextChar">
    <w:name w:val="TA_Main_Text Char"/>
    <w:basedOn w:val="DefaultParagraphFont"/>
    <w:link w:val="TAMainText"/>
    <w:rsid w:val="00733C85"/>
    <w:rPr>
      <w:rFonts w:ascii="Gentium Basic" w:eastAsia="Times New Roman" w:hAnsi="Gentium Basic"/>
      <w:kern w:val="21"/>
      <w:sz w:val="22"/>
      <w:szCs w:val="22"/>
      <w:lang w:val="en-GB"/>
    </w:rPr>
  </w:style>
  <w:style w:type="character" w:customStyle="1" w:styleId="apple-converted-space">
    <w:name w:val="apple-converted-space"/>
    <w:basedOn w:val="DefaultParagraphFont"/>
    <w:rsid w:val="00733C85"/>
    <w:rPr>
      <w:rFonts w:cs="Times New Roman"/>
    </w:rPr>
  </w:style>
  <w:style w:type="paragraph" w:customStyle="1" w:styleId="EndNoteBibliographyTitle">
    <w:name w:val="EndNote Bibliography Title"/>
    <w:basedOn w:val="Normal"/>
    <w:link w:val="EndNoteBibliographyTitleChar"/>
    <w:rsid w:val="001F425D"/>
    <w:pPr>
      <w:jc w:val="center"/>
    </w:pPr>
    <w:rPr>
      <w:rFonts w:eastAsia="SimSun"/>
      <w:noProof/>
      <w:szCs w:val="20"/>
      <w:lang w:val="en-US" w:eastAsia="en-US"/>
    </w:rPr>
  </w:style>
  <w:style w:type="character" w:customStyle="1" w:styleId="BaseTextChar">
    <w:name w:val="Base_Text Char"/>
    <w:basedOn w:val="DefaultParagraphFont"/>
    <w:link w:val="BaseText"/>
    <w:rsid w:val="001F425D"/>
    <w:rPr>
      <w:rFonts w:eastAsia="Times New Roman"/>
      <w:sz w:val="24"/>
      <w:szCs w:val="24"/>
    </w:rPr>
  </w:style>
  <w:style w:type="character" w:customStyle="1" w:styleId="TeaserChar">
    <w:name w:val="Teaser Char"/>
    <w:basedOn w:val="BaseTextChar"/>
    <w:link w:val="Teaser"/>
    <w:rsid w:val="001F425D"/>
    <w:rPr>
      <w:rFonts w:eastAsia="Times New Roman"/>
      <w:sz w:val="24"/>
      <w:szCs w:val="24"/>
    </w:rPr>
  </w:style>
  <w:style w:type="character" w:customStyle="1" w:styleId="EndNoteBibliographyTitleChar">
    <w:name w:val="EndNote Bibliography Title Char"/>
    <w:basedOn w:val="TeaserChar"/>
    <w:link w:val="EndNoteBibliographyTitle"/>
    <w:rsid w:val="001F425D"/>
    <w:rPr>
      <w:rFonts w:eastAsia="Times New Roman"/>
      <w:noProof/>
      <w:sz w:val="24"/>
      <w:szCs w:val="24"/>
    </w:rPr>
  </w:style>
  <w:style w:type="paragraph" w:customStyle="1" w:styleId="EndNoteBibliography">
    <w:name w:val="EndNote Bibliography"/>
    <w:basedOn w:val="Normal"/>
    <w:link w:val="EndNoteBibliographyChar"/>
    <w:rsid w:val="001F425D"/>
    <w:rPr>
      <w:rFonts w:eastAsia="SimSun"/>
      <w:noProof/>
      <w:szCs w:val="20"/>
      <w:lang w:val="en-US" w:eastAsia="en-US"/>
    </w:rPr>
  </w:style>
  <w:style w:type="character" w:customStyle="1" w:styleId="EndNoteBibliographyChar">
    <w:name w:val="EndNote Bibliography Char"/>
    <w:basedOn w:val="TeaserChar"/>
    <w:link w:val="EndNoteBibliography"/>
    <w:rsid w:val="001F425D"/>
    <w:rPr>
      <w:rFonts w:eastAsia="Times New Roman"/>
      <w:noProof/>
      <w:sz w:val="24"/>
      <w:szCs w:val="24"/>
    </w:rPr>
  </w:style>
  <w:style w:type="character" w:customStyle="1" w:styleId="UnresolvedMention2">
    <w:name w:val="Unresolved Mention2"/>
    <w:basedOn w:val="DefaultParagraphFont"/>
    <w:uiPriority w:val="99"/>
    <w:semiHidden/>
    <w:unhideWhenUsed/>
    <w:rsid w:val="001D3300"/>
    <w:rPr>
      <w:color w:val="605E5C"/>
      <w:shd w:val="clear" w:color="auto" w:fill="E1DFDD"/>
    </w:rPr>
  </w:style>
  <w:style w:type="paragraph" w:styleId="Revision">
    <w:name w:val="Revision"/>
    <w:hidden/>
    <w:uiPriority w:val="99"/>
    <w:semiHidden/>
    <w:rsid w:val="000373DC"/>
    <w:rPr>
      <w:lang w:val="en-GB"/>
    </w:rPr>
  </w:style>
  <w:style w:type="paragraph" w:styleId="ListParagraph">
    <w:name w:val="List Paragraph"/>
    <w:basedOn w:val="Normal"/>
    <w:uiPriority w:val="34"/>
    <w:qFormat/>
    <w:rsid w:val="009960E4"/>
    <w:pPr>
      <w:ind w:left="720"/>
      <w:contextualSpacing/>
    </w:pPr>
    <w:rPr>
      <w:rFonts w:eastAsia="SimSun"/>
      <w:sz w:val="20"/>
      <w:szCs w:val="20"/>
      <w:lang w:eastAsia="en-US"/>
    </w:rPr>
  </w:style>
  <w:style w:type="table" w:styleId="PlainTable2">
    <w:name w:val="Plain Table 2"/>
    <w:basedOn w:val="TableNormal"/>
    <w:uiPriority w:val="42"/>
    <w:rsid w:val="00FF4B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3">
    <w:name w:val="Unresolved Mention3"/>
    <w:basedOn w:val="DefaultParagraphFont"/>
    <w:uiPriority w:val="99"/>
    <w:semiHidden/>
    <w:unhideWhenUsed/>
    <w:rsid w:val="007515F2"/>
    <w:rPr>
      <w:color w:val="605E5C"/>
      <w:shd w:val="clear" w:color="auto" w:fill="E1DFDD"/>
    </w:rPr>
  </w:style>
  <w:style w:type="character" w:customStyle="1" w:styleId="UnresolvedMention4">
    <w:name w:val="Unresolved Mention4"/>
    <w:basedOn w:val="DefaultParagraphFont"/>
    <w:uiPriority w:val="99"/>
    <w:semiHidden/>
    <w:unhideWhenUsed/>
    <w:rsid w:val="005007A4"/>
    <w:rPr>
      <w:color w:val="605E5C"/>
      <w:shd w:val="clear" w:color="auto" w:fill="E1DFDD"/>
    </w:rPr>
  </w:style>
  <w:style w:type="character" w:customStyle="1" w:styleId="UnresolvedMention">
    <w:name w:val="Unresolved Mention"/>
    <w:basedOn w:val="DefaultParagraphFont"/>
    <w:uiPriority w:val="99"/>
    <w:semiHidden/>
    <w:unhideWhenUsed/>
    <w:rsid w:val="007F5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397503">
      <w:bodyDiv w:val="1"/>
      <w:marLeft w:val="0"/>
      <w:marRight w:val="0"/>
      <w:marTop w:val="0"/>
      <w:marBottom w:val="0"/>
      <w:divBdr>
        <w:top w:val="none" w:sz="0" w:space="0" w:color="auto"/>
        <w:left w:val="none" w:sz="0" w:space="0" w:color="auto"/>
        <w:bottom w:val="none" w:sz="0" w:space="0" w:color="auto"/>
        <w:right w:val="none" w:sz="0" w:space="0" w:color="auto"/>
      </w:divBdr>
    </w:div>
    <w:div w:id="651720229">
      <w:bodyDiv w:val="1"/>
      <w:marLeft w:val="0"/>
      <w:marRight w:val="0"/>
      <w:marTop w:val="0"/>
      <w:marBottom w:val="0"/>
      <w:divBdr>
        <w:top w:val="none" w:sz="0" w:space="0" w:color="auto"/>
        <w:left w:val="none" w:sz="0" w:space="0" w:color="auto"/>
        <w:bottom w:val="none" w:sz="0" w:space="0" w:color="auto"/>
        <w:right w:val="none" w:sz="0" w:space="0" w:color="auto"/>
      </w:divBdr>
    </w:div>
    <w:div w:id="734545311">
      <w:bodyDiv w:val="1"/>
      <w:marLeft w:val="0"/>
      <w:marRight w:val="0"/>
      <w:marTop w:val="0"/>
      <w:marBottom w:val="0"/>
      <w:divBdr>
        <w:top w:val="none" w:sz="0" w:space="0" w:color="auto"/>
        <w:left w:val="none" w:sz="0" w:space="0" w:color="auto"/>
        <w:bottom w:val="none" w:sz="0" w:space="0" w:color="auto"/>
        <w:right w:val="none" w:sz="0" w:space="0" w:color="auto"/>
      </w:divBdr>
    </w:div>
    <w:div w:id="1032926408">
      <w:bodyDiv w:val="1"/>
      <w:marLeft w:val="0"/>
      <w:marRight w:val="0"/>
      <w:marTop w:val="0"/>
      <w:marBottom w:val="0"/>
      <w:divBdr>
        <w:top w:val="none" w:sz="0" w:space="0" w:color="auto"/>
        <w:left w:val="none" w:sz="0" w:space="0" w:color="auto"/>
        <w:bottom w:val="none" w:sz="0" w:space="0" w:color="auto"/>
        <w:right w:val="none" w:sz="0" w:space="0" w:color="auto"/>
      </w:divBdr>
    </w:div>
    <w:div w:id="1540630206">
      <w:bodyDiv w:val="1"/>
      <w:marLeft w:val="0"/>
      <w:marRight w:val="0"/>
      <w:marTop w:val="0"/>
      <w:marBottom w:val="0"/>
      <w:divBdr>
        <w:top w:val="none" w:sz="0" w:space="0" w:color="auto"/>
        <w:left w:val="none" w:sz="0" w:space="0" w:color="auto"/>
        <w:bottom w:val="none" w:sz="0" w:space="0" w:color="auto"/>
        <w:right w:val="none" w:sz="0" w:space="0" w:color="auto"/>
      </w:divBdr>
    </w:div>
    <w:div w:id="1966542339">
      <w:bodyDiv w:val="1"/>
      <w:marLeft w:val="0"/>
      <w:marRight w:val="0"/>
      <w:marTop w:val="0"/>
      <w:marBottom w:val="0"/>
      <w:divBdr>
        <w:top w:val="none" w:sz="0" w:space="0" w:color="auto"/>
        <w:left w:val="none" w:sz="0" w:space="0" w:color="auto"/>
        <w:bottom w:val="none" w:sz="0" w:space="0" w:color="auto"/>
        <w:right w:val="none" w:sz="0" w:space="0" w:color="auto"/>
      </w:divBdr>
    </w:div>
    <w:div w:id="2126656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ak675@medschl.cam.ac.uk" TargetMode="External"/><Relationship Id="rId18" Type="http://schemas.openxmlformats.org/officeDocument/2006/relationships/image" Target="media/image2.png"/><Relationship Id="rId26" Type="http://schemas.openxmlformats.org/officeDocument/2006/relationships/image" Target="media/image10.pn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5.emf"/><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mailto:samuel@samuelfurse.co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ntTable" Target="fontTable.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doi.org/10.1016/j.arr.2016.08.003"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f615@cam.ac.uk"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DD4A1BA54B174E9E1F7DD80873E436" ma:contentTypeVersion="13" ma:contentTypeDescription="Create a new document." ma:contentTypeScope="" ma:versionID="784db24456158b5e9de2818c67aeb7ed">
  <xsd:schema xmlns:xsd="http://www.w3.org/2001/XMLSchema" xmlns:xs="http://www.w3.org/2001/XMLSchema" xmlns:p="http://schemas.microsoft.com/office/2006/metadata/properties" xmlns:ns3="8c874e85-716f-43ea-b60e-82c7f9f803ed" xmlns:ns4="ff94995e-c15e-4169-bc85-7857446936d0" targetNamespace="http://schemas.microsoft.com/office/2006/metadata/properties" ma:root="true" ma:fieldsID="237c18a6a43f508403d084d2364d4a99" ns3:_="" ns4:_="">
    <xsd:import namespace="8c874e85-716f-43ea-b60e-82c7f9f803ed"/>
    <xsd:import namespace="ff94995e-c15e-4169-bc85-7857446936d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874e85-716f-43ea-b60e-82c7f9f803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94995e-c15e-4169-bc85-7857446936d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09C5755-1EC6-4DF0-A73B-D59C18EB03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874e85-716f-43ea-b60e-82c7f9f803ed"/>
    <ds:schemaRef ds:uri="ff94995e-c15e-4169-bc85-7857446936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0B78E1-3B1B-49BC-AAF2-0D32F276A7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806362-5119-4D0D-AA7A-766EBE1D1CC1}">
  <ds:schemaRefs>
    <ds:schemaRef ds:uri="http://schemas.microsoft.com/sharepoint/v3/contenttype/forms"/>
  </ds:schemaRefs>
</ds:datastoreItem>
</file>

<file path=customXml/itemProps4.xml><?xml version="1.0" encoding="utf-8"?>
<ds:datastoreItem xmlns:ds="http://schemas.openxmlformats.org/officeDocument/2006/customXml" ds:itemID="{E4FF6982-5A9E-4C33-BB9B-52F19C4DF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25</Pages>
  <Words>10404</Words>
  <Characters>59303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69568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creator>bhanson</dc:creator>
  <cp:lastModifiedBy>Samuel Furse</cp:lastModifiedBy>
  <cp:revision>4</cp:revision>
  <cp:lastPrinted>2021-02-24T10:30:00Z</cp:lastPrinted>
  <dcterms:created xsi:type="dcterms:W3CDTF">2021-03-12T20:43:00Z</dcterms:created>
  <dcterms:modified xsi:type="dcterms:W3CDTF">2021-03-13T13:17:00Z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0x0101000BDD4A1BA54B174E9E1F7DD80873E436</vt:lpwstr>
  </property>
</Properties>
</file>